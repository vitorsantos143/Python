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2D2D2" w:themeColor="text2" w:themeTint="33"/>
  <w:body>
    <w:p w14:paraId="5D766691" w14:textId="77777777" w:rsidR="00BA5A51" w:rsidRDefault="00BA5A51" w:rsidP="00BA5A51">
      <w:pPr>
        <w:spacing w:after="255"/>
        <w:jc w:val="center"/>
      </w:pPr>
      <w:r>
        <w:rPr>
          <w:rFonts w:ascii="Times New Roman" w:eastAsia="Times New Roman" w:hAnsi="Times New Roman" w:cs="Times New Roman"/>
          <w:color w:val="B5111A"/>
          <w:sz w:val="35"/>
        </w:rPr>
        <w:t>TRABALHO / PEQUISA EM DUPLA</w:t>
      </w:r>
    </w:p>
    <w:p w14:paraId="2249BE04" w14:textId="77777777" w:rsidR="00BA5A51" w:rsidRDefault="00BA5A51" w:rsidP="00BA5A51">
      <w:pPr>
        <w:spacing w:after="255"/>
        <w:jc w:val="center"/>
      </w:pPr>
      <w:r>
        <w:rPr>
          <w:rFonts w:ascii="Times New Roman" w:eastAsia="Times New Roman" w:hAnsi="Times New Roman" w:cs="Times New Roman"/>
          <w:color w:val="212121"/>
          <w:sz w:val="52"/>
        </w:rPr>
        <w:t>DESENVOLVIMENTO DE SISTEMAS II</w:t>
      </w:r>
    </w:p>
    <w:p w14:paraId="020B642B" w14:textId="77777777" w:rsidR="00BA5A51" w:rsidRDefault="00BA5A51" w:rsidP="00BA5A51">
      <w:pPr>
        <w:spacing w:after="154" w:line="257" w:lineRule="auto"/>
        <w:ind w:left="907" w:right="1044"/>
        <w:jc w:val="center"/>
      </w:pPr>
      <w:r>
        <w:rPr>
          <w:rFonts w:ascii="Times New Roman" w:eastAsia="Times New Roman" w:hAnsi="Times New Roman" w:cs="Times New Roman"/>
          <w:color w:val="B5111A"/>
          <w:sz w:val="27"/>
        </w:rPr>
        <w:t>Sistema Comercial: análise, correção de falha, validações, reutilização de código e refatoração.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0FAC66B" wp14:editId="4F9AC9BE">
            <wp:simplePos x="0" y="0"/>
            <wp:positionH relativeFrom="page">
              <wp:posOffset>5939028</wp:posOffset>
            </wp:positionH>
            <wp:positionV relativeFrom="page">
              <wp:posOffset>134114</wp:posOffset>
            </wp:positionV>
            <wp:extent cx="1124712" cy="382524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712" cy="382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E6864" w14:textId="642EF6A3" w:rsidR="00BA5A51" w:rsidRDefault="00BA5A51" w:rsidP="00BA5A51">
      <w:pPr>
        <w:spacing w:after="0"/>
      </w:pPr>
      <w:r>
        <w:tab/>
      </w:r>
      <w:r>
        <w:rPr>
          <w:rFonts w:ascii="Times New Roman" w:eastAsia="Times New Roman" w:hAnsi="Times New Roman" w:cs="Times New Roman"/>
          <w:color w:val="212121"/>
          <w:sz w:val="19"/>
        </w:rPr>
        <w:t>Aluno(a) 1:Francisco Jonatas Oliveira Viana</w:t>
      </w: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212121"/>
          <w:sz w:val="19"/>
        </w:rPr>
        <w:t xml:space="preserve">Aluno(a) 2: </w:t>
      </w:r>
      <w:ins w:id="0" w:author="lab3136" w:date="2026-09-23T15:21:00Z">
        <w:r w:rsidR="000C3A36">
          <w:rPr>
            <w:rFonts w:ascii="Times New Roman" w:eastAsia="Times New Roman" w:hAnsi="Times New Roman" w:cs="Times New Roman"/>
            <w:color w:val="212121"/>
            <w:sz w:val="19"/>
          </w:rPr>
          <w:t>Vitor Santos</w:t>
        </w:r>
      </w:ins>
      <w:del w:id="1" w:author="lab3136" w:date="2026-09-23T15:21:00Z">
        <w:r w:rsidDel="000C3A36">
          <w:rPr>
            <w:rFonts w:ascii="Times New Roman" w:eastAsia="Times New Roman" w:hAnsi="Times New Roman" w:cs="Times New Roman"/>
            <w:color w:val="212121"/>
            <w:sz w:val="19"/>
            <w:u w:val="single" w:color="202020"/>
          </w:rPr>
          <w:delText xml:space="preserve">Vinicius De Brito Silvestre </w:delText>
        </w:r>
      </w:del>
    </w:p>
    <w:p w14:paraId="65C78298" w14:textId="77777777" w:rsidR="00BA5A51" w:rsidRDefault="00BA5A51" w:rsidP="00BA5A51">
      <w:pPr>
        <w:tabs>
          <w:tab w:val="center" w:pos="4176"/>
          <w:tab w:val="center" w:pos="6282"/>
          <w:tab w:val="center" w:pos="7046"/>
          <w:tab w:val="center" w:pos="7534"/>
          <w:tab w:val="center" w:pos="8426"/>
        </w:tabs>
        <w:spacing w:after="0"/>
      </w:pPr>
      <w:r>
        <w:tab/>
      </w:r>
      <w:r>
        <w:rPr>
          <w:rFonts w:ascii="Times New Roman" w:eastAsia="Times New Roman" w:hAnsi="Times New Roman" w:cs="Times New Roman"/>
          <w:color w:val="212121"/>
          <w:sz w:val="19"/>
        </w:rPr>
        <w:t>Turma: 3</w:t>
      </w:r>
      <w:r w:rsidRPr="00824AB0">
        <w:rPr>
          <w:rFonts w:ascii="Times New Roman" w:eastAsia="Times New Roman" w:hAnsi="Times New Roman" w:cs="Times New Roman"/>
          <w:color w:val="212121"/>
          <w:sz w:val="19"/>
        </w:rPr>
        <w:t>°</w:t>
      </w:r>
      <w:r>
        <w:rPr>
          <w:rFonts w:ascii="Times New Roman" w:eastAsia="Times New Roman" w:hAnsi="Times New Roman" w:cs="Times New Roman"/>
          <w:color w:val="212121"/>
          <w:sz w:val="19"/>
        </w:rPr>
        <w:t>-DS-A</w:t>
      </w:r>
      <w:r>
        <w:rPr>
          <w:rFonts w:ascii="Times New Roman" w:eastAsia="Times New Roman" w:hAnsi="Times New Roman" w:cs="Times New Roman"/>
          <w:color w:val="212121"/>
          <w:sz w:val="19"/>
        </w:rPr>
        <w:tab/>
        <w:t xml:space="preserve">Data: </w:t>
      </w:r>
      <w:r>
        <w:rPr>
          <w:rFonts w:ascii="Times New Roman" w:eastAsia="Times New Roman" w:hAnsi="Times New Roman" w:cs="Times New Roman"/>
          <w:color w:val="212121"/>
          <w:sz w:val="19"/>
          <w:u w:val="single" w:color="202020"/>
        </w:rPr>
        <w:t xml:space="preserve"> 17/09/2026</w:t>
      </w: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31E9EFE1" w14:textId="77777777" w:rsidR="00BA5A51" w:rsidRDefault="00BA5A51" w:rsidP="00BA5A51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6A46027" w14:textId="77777777" w:rsidR="00BA5A51" w:rsidRDefault="00BA5A51">
      <w:pPr>
        <w:rPr>
          <w:sz w:val="28"/>
          <w:szCs w:val="28"/>
        </w:rPr>
      </w:pPr>
      <w:r>
        <w:rPr>
          <w:sz w:val="28"/>
          <w:szCs w:val="28"/>
        </w:rPr>
        <w:t xml:space="preserve">Código refatorado com erro corrigido </w:t>
      </w:r>
    </w:p>
    <w:p w14:paraId="1B09BB12" w14:textId="0FEE3E34" w:rsidR="00BA5A51" w:rsidRDefault="0064428C" w:rsidP="00BA5A51">
      <w:pPr>
        <w:rPr>
          <w:sz w:val="28"/>
          <w:szCs w:val="28"/>
        </w:rPr>
      </w:pPr>
      <w:del w:id="2" w:author="lab3136" w:date="2026-09-23T15:28:00Z">
        <w:r w:rsidRPr="0064428C" w:rsidDel="000C3A36">
          <w:rPr>
            <w:noProof/>
            <w:sz w:val="28"/>
            <w:szCs w:val="28"/>
          </w:rPr>
          <w:drawing>
            <wp:inline distT="0" distB="0" distL="0" distR="0" wp14:anchorId="003A53D2" wp14:editId="2DF0E7A2">
              <wp:extent cx="2057687" cy="1648055"/>
              <wp:effectExtent l="0" t="0" r="0" b="9525"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687" cy="1648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" w:author="lab3136" w:date="2026-09-23T15:28:00Z">
        <w:r w:rsidR="000C3A36" w:rsidRPr="000C3A36">
          <w:rPr>
            <w:sz w:val="28"/>
            <w:szCs w:val="28"/>
          </w:rPr>
          <w:drawing>
            <wp:inline distT="0" distB="0" distL="0" distR="0" wp14:anchorId="41D50052" wp14:editId="7593C110">
              <wp:extent cx="2815005" cy="1895475"/>
              <wp:effectExtent l="0" t="0" r="4445" b="0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2254" cy="19003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F5A619A" w14:textId="77777777" w:rsidR="00BA5A51" w:rsidRDefault="00BA5A51" w:rsidP="00BA5A51">
      <w:pPr>
        <w:rPr>
          <w:sz w:val="28"/>
          <w:szCs w:val="28"/>
        </w:rPr>
      </w:pPr>
      <w:r>
        <w:rPr>
          <w:sz w:val="28"/>
          <w:szCs w:val="28"/>
        </w:rPr>
        <w:t>Demonstração do erro</w:t>
      </w:r>
    </w:p>
    <w:p w14:paraId="295F3666" w14:textId="62E57E22" w:rsidR="00BA5A51" w:rsidRPr="00BA5A51" w:rsidRDefault="00BA5A51" w:rsidP="00BA5A51">
      <w:pPr>
        <w:spacing w:after="298" w:line="265" w:lineRule="auto"/>
        <w:rPr>
          <w:rFonts w:ascii="Times New Roman" w:eastAsia="Times New Roman" w:hAnsi="Times New Roman" w:cs="Times New Roman"/>
          <w:color w:val="595959" w:themeColor="text1" w:themeTint="A6"/>
          <w:sz w:val="32"/>
          <w:szCs w:val="32"/>
        </w:rPr>
      </w:pPr>
      <w:r w:rsidRPr="00824AB0">
        <w:rPr>
          <w:rFonts w:ascii="Times New Roman" w:eastAsia="Times New Roman" w:hAnsi="Times New Roman" w:cs="Times New Roman"/>
          <w:noProof/>
          <w:color w:val="B5111A"/>
          <w:sz w:val="44"/>
          <w:szCs w:val="44"/>
        </w:rPr>
        <w:drawing>
          <wp:anchor distT="0" distB="0" distL="114300" distR="114300" simplePos="0" relativeHeight="251662336" behindDoc="1" locked="0" layoutInCell="1" allowOverlap="1" wp14:anchorId="328A5C4D" wp14:editId="16ADA4E9">
            <wp:simplePos x="0" y="0"/>
            <wp:positionH relativeFrom="margin">
              <wp:posOffset>-19050</wp:posOffset>
            </wp:positionH>
            <wp:positionV relativeFrom="paragraph">
              <wp:posOffset>459105</wp:posOffset>
            </wp:positionV>
            <wp:extent cx="2541270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373" y="21333"/>
                <wp:lineTo x="21373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5A51">
        <w:rPr>
          <w:rFonts w:ascii="Times New Roman" w:eastAsia="Times New Roman" w:hAnsi="Times New Roman" w:cs="Times New Roman"/>
          <w:color w:val="595959" w:themeColor="text1" w:themeTint="A6"/>
          <w:sz w:val="32"/>
          <w:szCs w:val="32"/>
        </w:rPr>
        <w:t>Erro encontrado</w:t>
      </w:r>
      <w:r>
        <w:rPr>
          <w:rFonts w:ascii="Times New Roman" w:eastAsia="Times New Roman" w:hAnsi="Times New Roman" w:cs="Times New Roman"/>
          <w:color w:val="595959" w:themeColor="text1" w:themeTint="A6"/>
          <w:sz w:val="28"/>
          <w:szCs w:val="28"/>
        </w:rPr>
        <w:t xml:space="preserve"> </w:t>
      </w:r>
      <w:ins w:id="4" w:author="lab3136" w:date="2026-09-23T15:30:00Z">
        <w:r w:rsidR="000C3A36">
          <w:rPr>
            <w:rFonts w:ascii="Times New Roman" w:eastAsia="Times New Roman" w:hAnsi="Times New Roman" w:cs="Times New Roman"/>
            <w:color w:val="595959" w:themeColor="text1" w:themeTint="A6"/>
            <w:sz w:val="28"/>
            <w:szCs w:val="28"/>
          </w:rPr>
          <w:t xml:space="preserve">        </w:t>
        </w:r>
      </w:ins>
      <w:r>
        <w:rPr>
          <w:rFonts w:ascii="Times New Roman" w:eastAsia="Times New Roman" w:hAnsi="Times New Roman" w:cs="Times New Roman"/>
          <w:color w:val="595959" w:themeColor="text1" w:themeTint="A6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595959" w:themeColor="text1" w:themeTint="A6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595959" w:themeColor="text1" w:themeTint="A6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595959" w:themeColor="text1" w:themeTint="A6"/>
          <w:sz w:val="28"/>
          <w:szCs w:val="28"/>
        </w:rPr>
        <w:tab/>
        <w:t xml:space="preserve">    </w:t>
      </w:r>
      <w:r w:rsidRPr="00BA5A51">
        <w:rPr>
          <w:rFonts w:ascii="Times New Roman" w:eastAsia="Times New Roman" w:hAnsi="Times New Roman" w:cs="Times New Roman"/>
          <w:color w:val="595959" w:themeColor="text1" w:themeTint="A6"/>
          <w:sz w:val="32"/>
          <w:szCs w:val="32"/>
        </w:rPr>
        <w:t>Solução</w:t>
      </w:r>
      <w:r>
        <w:rPr>
          <w:rFonts w:ascii="Times New Roman" w:eastAsia="Times New Roman" w:hAnsi="Times New Roman" w:cs="Times New Roman"/>
          <w:color w:val="595959" w:themeColor="text1" w:themeTint="A6"/>
          <w:sz w:val="32"/>
          <w:szCs w:val="32"/>
        </w:rPr>
        <w:t xml:space="preserve"> </w:t>
      </w:r>
      <w:r w:rsidRPr="00BA5A51">
        <w:rPr>
          <w:rFonts w:ascii="Times New Roman" w:eastAsia="Times New Roman" w:hAnsi="Times New Roman" w:cs="Times New Roman"/>
          <w:color w:val="595959" w:themeColor="text1" w:themeTint="A6"/>
          <w:sz w:val="32"/>
          <w:szCs w:val="32"/>
        </w:rPr>
        <w:t>encontrada</w:t>
      </w:r>
      <w:r>
        <w:rPr>
          <w:rFonts w:ascii="Times New Roman" w:eastAsia="Times New Roman" w:hAnsi="Times New Roman" w:cs="Times New Roman"/>
          <w:color w:val="595959" w:themeColor="text1" w:themeTint="A6"/>
          <w:sz w:val="28"/>
          <w:szCs w:val="28"/>
        </w:rPr>
        <w:t xml:space="preserve"> </w:t>
      </w:r>
      <w:ins w:id="5" w:author="lab3136" w:date="2026-09-23T15:29:00Z">
        <w:r w:rsidR="000C3A36">
          <w:rPr>
            <w:rFonts w:ascii="Times New Roman" w:eastAsia="Times New Roman" w:hAnsi="Times New Roman" w:cs="Times New Roman"/>
            <w:color w:val="B5111A"/>
            <w:sz w:val="44"/>
            <w:szCs w:val="44"/>
          </w:rPr>
          <w:t xml:space="preserve">    </w:t>
        </w:r>
      </w:ins>
      <w:ins w:id="6" w:author="lab3136" w:date="2026-09-23T15:30:00Z">
        <w:r w:rsidR="000C3A36">
          <w:rPr>
            <w:rFonts w:ascii="Times New Roman" w:eastAsia="Times New Roman" w:hAnsi="Times New Roman" w:cs="Times New Roman"/>
            <w:color w:val="B5111A"/>
            <w:sz w:val="44"/>
            <w:szCs w:val="44"/>
          </w:rPr>
          <w:t xml:space="preserve">                                                                       </w:t>
        </w:r>
      </w:ins>
      <w:ins w:id="7" w:author="lab3136" w:date="2026-09-23T15:29:00Z">
        <w:r w:rsidR="000C3A36">
          <w:rPr>
            <w:rFonts w:ascii="Times New Roman" w:eastAsia="Times New Roman" w:hAnsi="Times New Roman" w:cs="Times New Roman"/>
            <w:color w:val="B5111A"/>
            <w:sz w:val="44"/>
            <w:szCs w:val="44"/>
          </w:rPr>
          <w:t xml:space="preserve"> </w:t>
        </w:r>
      </w:ins>
      <w:ins w:id="8" w:author="lab3136" w:date="2026-09-23T15:30:00Z">
        <w:r w:rsidR="000C3A36">
          <w:rPr>
            <w:rFonts w:ascii="Times New Roman" w:eastAsia="Times New Roman" w:hAnsi="Times New Roman" w:cs="Times New Roman"/>
            <w:color w:val="B5111A"/>
            <w:sz w:val="44"/>
            <w:szCs w:val="44"/>
          </w:rPr>
          <w:t xml:space="preserve">        </w:t>
        </w:r>
      </w:ins>
      <w:ins w:id="9" w:author="lab3136" w:date="2026-09-23T15:29:00Z">
        <w:r w:rsidR="000C3A36" w:rsidRPr="000C3A36">
          <w:rPr>
            <w:rFonts w:ascii="Times New Roman" w:eastAsia="Times New Roman" w:hAnsi="Times New Roman" w:cs="Times New Roman"/>
            <w:color w:val="B5111A"/>
            <w:sz w:val="44"/>
            <w:szCs w:val="44"/>
          </w:rPr>
          <w:drawing>
            <wp:anchor distT="0" distB="0" distL="114300" distR="114300" simplePos="0" relativeHeight="251663360" behindDoc="1" locked="0" layoutInCell="1" allowOverlap="1" wp14:anchorId="63CE3829" wp14:editId="0C584D68">
              <wp:simplePos x="0" y="0"/>
              <wp:positionH relativeFrom="column">
                <wp:posOffset>2609850</wp:posOffset>
              </wp:positionH>
              <wp:positionV relativeFrom="paragraph">
                <wp:posOffset>259080</wp:posOffset>
              </wp:positionV>
              <wp:extent cx="3000375" cy="1494155"/>
              <wp:effectExtent l="0" t="0" r="9525" b="0"/>
              <wp:wrapTight wrapText="bothSides">
                <wp:wrapPolygon edited="0">
                  <wp:start x="0" y="0"/>
                  <wp:lineTo x="0" y="21205"/>
                  <wp:lineTo x="21531" y="21205"/>
                  <wp:lineTo x="21531" y="0"/>
                  <wp:lineTo x="0" y="0"/>
                </wp:wrapPolygon>
              </wp:wrapTight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0375" cy="14941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44B6BEA5" w14:textId="63AAD1B9" w:rsidR="00BA5A51" w:rsidRDefault="00BA5A51" w:rsidP="00BA5A51">
      <w:pPr>
        <w:spacing w:after="298" w:line="265" w:lineRule="auto"/>
        <w:ind w:left="482" w:hanging="10"/>
        <w:rPr>
          <w:rFonts w:ascii="Times New Roman" w:eastAsia="Times New Roman" w:hAnsi="Times New Roman" w:cs="Times New Roman"/>
          <w:color w:val="B5111A"/>
          <w:sz w:val="44"/>
          <w:szCs w:val="44"/>
        </w:rPr>
      </w:pPr>
      <w:del w:id="10" w:author="lab3136" w:date="2026-09-23T15:29:00Z">
        <w:r w:rsidRPr="00824AB0" w:rsidDel="000C3A36">
          <w:rPr>
            <w:rFonts w:ascii="Times New Roman" w:eastAsia="Times New Roman" w:hAnsi="Times New Roman" w:cs="Times New Roman"/>
            <w:noProof/>
            <w:color w:val="595959" w:themeColor="text1" w:themeTint="A6"/>
            <w:sz w:val="28"/>
            <w:szCs w:val="28"/>
          </w:rPr>
          <w:drawing>
            <wp:anchor distT="0" distB="0" distL="114300" distR="114300" simplePos="0" relativeHeight="251661312" behindDoc="1" locked="0" layoutInCell="1" allowOverlap="1" wp14:anchorId="07AA6E5F" wp14:editId="3D0E69EB">
              <wp:simplePos x="0" y="0"/>
              <wp:positionH relativeFrom="margin">
                <wp:align>right</wp:align>
              </wp:positionH>
              <wp:positionV relativeFrom="paragraph">
                <wp:posOffset>5080</wp:posOffset>
              </wp:positionV>
              <wp:extent cx="2350770" cy="455930"/>
              <wp:effectExtent l="0" t="0" r="0" b="1270"/>
              <wp:wrapTight wrapText="bothSides">
                <wp:wrapPolygon edited="0">
                  <wp:start x="0" y="0"/>
                  <wp:lineTo x="0" y="20758"/>
                  <wp:lineTo x="21355" y="20758"/>
                  <wp:lineTo x="21355" y="0"/>
                  <wp:lineTo x="0" y="0"/>
                </wp:wrapPolygon>
              </wp:wrapTight>
              <wp:docPr id="6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0770" cy="4559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  <w:ins w:id="11" w:author="lab3136" w:date="2026-09-23T15:29:00Z">
        <w:r w:rsidR="000C3A36">
          <w:rPr>
            <w:rFonts w:ascii="Times New Roman" w:eastAsia="Times New Roman" w:hAnsi="Times New Roman" w:cs="Times New Roman"/>
            <w:color w:val="B5111A"/>
            <w:sz w:val="44"/>
            <w:szCs w:val="44"/>
          </w:rPr>
          <w:t xml:space="preserve"> </w:t>
        </w:r>
      </w:ins>
    </w:p>
    <w:p w14:paraId="31BCA6BF" w14:textId="77777777" w:rsidR="00BA5A51" w:rsidRDefault="00BA5A51">
      <w:pPr>
        <w:rPr>
          <w:sz w:val="28"/>
          <w:szCs w:val="28"/>
        </w:rPr>
      </w:pPr>
    </w:p>
    <w:p w14:paraId="2D55A8F5" w14:textId="77777777" w:rsidR="0064428C" w:rsidRDefault="0064428C" w:rsidP="0064428C">
      <w:pPr>
        <w:spacing w:after="0"/>
        <w:rPr>
          <w:sz w:val="28"/>
          <w:szCs w:val="28"/>
        </w:rPr>
      </w:pPr>
    </w:p>
    <w:p w14:paraId="4A3F81FD" w14:textId="77777777" w:rsidR="0064428C" w:rsidRDefault="0064428C" w:rsidP="0064428C">
      <w:pPr>
        <w:spacing w:after="0"/>
        <w:rPr>
          <w:rFonts w:ascii="Times New Roman" w:eastAsia="Times New Roman" w:hAnsi="Times New Roman" w:cs="Times New Roman"/>
          <w:color w:val="B5111A"/>
          <w:sz w:val="31"/>
        </w:rPr>
      </w:pPr>
      <w:r w:rsidRPr="00982FF1">
        <w:rPr>
          <w:rFonts w:ascii="Times New Roman" w:eastAsia="Times New Roman" w:hAnsi="Times New Roman" w:cs="Times New Roman"/>
          <w:color w:val="B5111A"/>
          <w:sz w:val="31"/>
        </w:rPr>
        <w:t>DESAFIO 1 - Execução, Testes e Descoberta da Falha:</w:t>
      </w:r>
    </w:p>
    <w:p w14:paraId="016AAF97" w14:textId="77777777" w:rsidR="0064428C" w:rsidRDefault="0064428C" w:rsidP="0064428C">
      <w:pPr>
        <w:spacing w:after="140" w:line="263" w:lineRule="auto"/>
        <w:ind w:left="482" w:right="296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Execute o código sem realizar alterações. Teste diferentes combinações até identificar o comportamento incorreto. </w:t>
      </w:r>
    </w:p>
    <w:p w14:paraId="74DEDDD0" w14:textId="77777777" w:rsidR="0064428C" w:rsidRDefault="0064428C" w:rsidP="0064428C">
      <w:pPr>
        <w:numPr>
          <w:ilvl w:val="0"/>
          <w:numId w:val="1"/>
        </w:numPr>
        <w:spacing w:after="33" w:line="266" w:lineRule="auto"/>
        <w:ind w:left="822" w:right="614" w:hanging="350"/>
      </w:pPr>
      <w:r>
        <w:rPr>
          <w:rFonts w:ascii="Times New Roman" w:eastAsia="Times New Roman" w:hAnsi="Times New Roman" w:cs="Times New Roman"/>
          <w:color w:val="212121"/>
          <w:sz w:val="21"/>
        </w:rPr>
        <w:t>login correto e incorreto;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4F069FA" w14:textId="77777777" w:rsidR="0064428C" w:rsidRDefault="0064428C" w:rsidP="0064428C">
      <w:pPr>
        <w:numPr>
          <w:ilvl w:val="0"/>
          <w:numId w:val="1"/>
        </w:numPr>
        <w:spacing w:after="33" w:line="266" w:lineRule="auto"/>
        <w:ind w:left="822" w:right="614" w:hanging="350"/>
      </w:pPr>
      <w:r>
        <w:rPr>
          <w:rFonts w:ascii="Times New Roman" w:eastAsia="Times New Roman" w:hAnsi="Times New Roman" w:cs="Times New Roman"/>
          <w:color w:val="212121"/>
          <w:sz w:val="21"/>
        </w:rPr>
        <w:t>três tentativas inválidas;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61E731D" w14:textId="77777777" w:rsidR="0064428C" w:rsidRDefault="0064428C" w:rsidP="0064428C">
      <w:pPr>
        <w:numPr>
          <w:ilvl w:val="0"/>
          <w:numId w:val="1"/>
        </w:numPr>
        <w:spacing w:after="33" w:line="266" w:lineRule="auto"/>
        <w:ind w:left="822" w:right="614" w:hanging="350"/>
      </w:pPr>
      <w:r>
        <w:rPr>
          <w:rFonts w:ascii="Times New Roman" w:eastAsia="Times New Roman" w:hAnsi="Times New Roman" w:cs="Times New Roman"/>
          <w:color w:val="212121"/>
          <w:sz w:val="21"/>
        </w:rPr>
        <w:t>Pedido abaixo de R$ 1.000,00;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932EA77" w14:textId="77777777" w:rsidR="0064428C" w:rsidRDefault="0064428C" w:rsidP="0064428C">
      <w:pPr>
        <w:numPr>
          <w:ilvl w:val="0"/>
          <w:numId w:val="1"/>
        </w:numPr>
        <w:spacing w:after="33" w:line="266" w:lineRule="auto"/>
        <w:ind w:left="822" w:right="614" w:hanging="350"/>
      </w:pPr>
      <w:r>
        <w:rPr>
          <w:rFonts w:ascii="Times New Roman" w:eastAsia="Times New Roman" w:hAnsi="Times New Roman" w:cs="Times New Roman"/>
          <w:color w:val="212121"/>
          <w:sz w:val="21"/>
        </w:rPr>
        <w:t>Pedido entre R$ 1.000,00 e R$ 5.000,00;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159A348" w14:textId="77777777" w:rsidR="0064428C" w:rsidRDefault="0064428C" w:rsidP="0064428C">
      <w:pPr>
        <w:numPr>
          <w:ilvl w:val="0"/>
          <w:numId w:val="1"/>
        </w:numPr>
        <w:spacing w:after="33" w:line="266" w:lineRule="auto"/>
        <w:ind w:left="822" w:right="614" w:hanging="350"/>
      </w:pPr>
      <w:r>
        <w:rPr>
          <w:rFonts w:ascii="Times New Roman" w:eastAsia="Times New Roman" w:hAnsi="Times New Roman" w:cs="Times New Roman"/>
          <w:color w:val="212121"/>
          <w:sz w:val="21"/>
        </w:rPr>
        <w:t>Pedido acima de R$ 5.000,00 com resposta nao;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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color w:val="212121"/>
          <w:sz w:val="21"/>
        </w:rPr>
        <w:t>Pedido acima de R$ 5.000,00 com resposta sim;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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color w:val="212121"/>
          <w:sz w:val="21"/>
        </w:rPr>
        <w:t>Renovação nas mesmas faixas e condições.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6D9E902" w14:textId="77777777" w:rsidR="0064428C" w:rsidRDefault="0064428C" w:rsidP="0064428C">
      <w:pPr>
        <w:spacing w:after="235" w:line="262" w:lineRule="auto"/>
        <w:ind w:left="482" w:hanging="10"/>
      </w:pPr>
      <w:r>
        <w:rPr>
          <w:rFonts w:ascii="Times New Roman" w:eastAsia="Times New Roman" w:hAnsi="Times New Roman" w:cs="Times New Roman"/>
          <w:color w:val="B5111A"/>
          <w:sz w:val="20"/>
        </w:rPr>
        <w:t xml:space="preserve">Procedimento de segurança do teste: </w:t>
      </w:r>
      <w:r>
        <w:rPr>
          <w:rFonts w:ascii="Times New Roman" w:eastAsia="Times New Roman" w:hAnsi="Times New Roman" w:cs="Times New Roman"/>
          <w:color w:val="212121"/>
          <w:sz w:val="20"/>
        </w:rPr>
        <w:t>se a mensagem FALHA NO SISTEMA começar a se repetir, aguarde apenas o necessário para confirmar o problema e clique em Stop/Parar execução.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CCC221" w14:textId="77777777" w:rsidR="0064428C" w:rsidRDefault="0064428C" w:rsidP="0064428C">
      <w:pPr>
        <w:spacing w:after="0"/>
        <w:ind w:left="482" w:hanging="10"/>
      </w:pPr>
      <w:r>
        <w:rPr>
          <w:rFonts w:ascii="Times New Roman" w:eastAsia="Times New Roman" w:hAnsi="Times New Roman" w:cs="Times New Roman"/>
          <w:color w:val="212121"/>
          <w:sz w:val="24"/>
        </w:rPr>
        <w:t>Registro da falha encontrada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401BA5" w14:textId="77777777" w:rsidR="0064428C" w:rsidRDefault="0064428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64428C" w14:paraId="4CE3D695" w14:textId="77777777" w:rsidTr="0064428C">
        <w:tc>
          <w:tcPr>
            <w:tcW w:w="4868" w:type="dxa"/>
            <w:shd w:val="clear" w:color="auto" w:fill="A23C33" w:themeFill="accent4"/>
          </w:tcPr>
          <w:p w14:paraId="28715080" w14:textId="77777777" w:rsidR="0064428C" w:rsidRPr="000977D8" w:rsidRDefault="0064428C" w:rsidP="0064428C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977D8">
              <w:rPr>
                <w:rFonts w:ascii="Times New Roman" w:hAnsi="Times New Roman" w:cs="Times New Roman"/>
                <w:color w:val="FFFFFF" w:themeColor="background1"/>
                <w:sz w:val="40"/>
                <w:szCs w:val="40"/>
              </w:rPr>
              <w:t>Item</w:t>
            </w:r>
          </w:p>
        </w:tc>
        <w:tc>
          <w:tcPr>
            <w:tcW w:w="4868" w:type="dxa"/>
            <w:shd w:val="clear" w:color="auto" w:fill="A23C33" w:themeFill="accent4"/>
          </w:tcPr>
          <w:p w14:paraId="1E2A03E3" w14:textId="77777777" w:rsidR="0064428C" w:rsidRPr="000977D8" w:rsidRDefault="0064428C" w:rsidP="0064428C">
            <w:pPr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0977D8">
              <w:rPr>
                <w:rFonts w:ascii="Times New Roman" w:eastAsia="Times New Roman" w:hAnsi="Times New Roman" w:cs="Times New Roman"/>
                <w:color w:val="FFFFFF" w:themeColor="background1"/>
                <w:sz w:val="40"/>
                <w:szCs w:val="40"/>
              </w:rPr>
              <w:t>Registro da dupla</w:t>
            </w:r>
          </w:p>
        </w:tc>
      </w:tr>
      <w:tr w:rsidR="0064428C" w14:paraId="7D5782FC" w14:textId="77777777" w:rsidTr="0064428C">
        <w:tc>
          <w:tcPr>
            <w:tcW w:w="4868" w:type="dxa"/>
            <w:shd w:val="clear" w:color="auto" w:fill="FFFFFF" w:themeFill="background1"/>
          </w:tcPr>
          <w:p w14:paraId="5BABF808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eastAsia="Times New Roman" w:hAnsi="Arial" w:cs="Arial"/>
                <w:color w:val="212121"/>
                <w:sz w:val="24"/>
                <w:szCs w:val="24"/>
              </w:rPr>
              <w:t>Cenário que provocou a falha</w:t>
            </w:r>
          </w:p>
        </w:tc>
        <w:tc>
          <w:tcPr>
            <w:tcW w:w="4868" w:type="dxa"/>
            <w:shd w:val="clear" w:color="auto" w:fill="FFFFFF" w:themeFill="background1"/>
          </w:tcPr>
          <w:p w14:paraId="6F5725F1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hAnsi="Arial" w:cs="Arial"/>
                <w:sz w:val="24"/>
                <w:szCs w:val="24"/>
              </w:rPr>
              <w:t>Pedido acima de R$ 5.000,00 com aprovação do gestor (</w:t>
            </w:r>
            <w:r w:rsidRPr="000977D8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sim</w:t>
            </w:r>
            <w:r w:rsidRPr="000977D8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64428C" w14:paraId="3C3F5130" w14:textId="77777777" w:rsidTr="0064428C">
        <w:tc>
          <w:tcPr>
            <w:tcW w:w="4868" w:type="dxa"/>
            <w:shd w:val="clear" w:color="auto" w:fill="FFFFFF" w:themeFill="background1"/>
          </w:tcPr>
          <w:p w14:paraId="2149083E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eastAsia="Times New Roman" w:hAnsi="Arial" w:cs="Arial"/>
                <w:color w:val="212121"/>
                <w:sz w:val="24"/>
                <w:szCs w:val="24"/>
              </w:rPr>
              <w:t>Mensagem/comportamento observado</w:t>
            </w:r>
          </w:p>
        </w:tc>
        <w:tc>
          <w:tcPr>
            <w:tcW w:w="4868" w:type="dxa"/>
            <w:shd w:val="clear" w:color="auto" w:fill="FFFFFF" w:themeFill="background1"/>
          </w:tcPr>
          <w:p w14:paraId="09CDEE65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hAnsi="Arial" w:cs="Arial"/>
                <w:sz w:val="24"/>
                <w:szCs w:val="24"/>
              </w:rPr>
              <w:t>A mensagem "FALHA NO SISTEMA – HELP ME PLEASE" fica sendo exibida continuamente.</w:t>
            </w:r>
          </w:p>
        </w:tc>
      </w:tr>
      <w:tr w:rsidR="0064428C" w14:paraId="1F554E07" w14:textId="77777777" w:rsidTr="0064428C">
        <w:tc>
          <w:tcPr>
            <w:tcW w:w="4868" w:type="dxa"/>
            <w:shd w:val="clear" w:color="auto" w:fill="FFFFFF" w:themeFill="background1"/>
          </w:tcPr>
          <w:p w14:paraId="641A76A0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eastAsia="Times New Roman" w:hAnsi="Arial" w:cs="Arial"/>
                <w:color w:val="212121"/>
                <w:sz w:val="24"/>
                <w:szCs w:val="24"/>
              </w:rPr>
              <w:t>Trecho responsável pelo problema</w:t>
            </w:r>
          </w:p>
        </w:tc>
        <w:tc>
          <w:tcPr>
            <w:tcW w:w="4868" w:type="dxa"/>
            <w:shd w:val="clear" w:color="auto" w:fill="FFFFFF" w:themeFill="background1"/>
          </w:tcPr>
          <w:p w14:paraId="6645D04F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442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while</w:t>
            </w:r>
            <w:proofErr w:type="spellEnd"/>
            <w:r w:rsidRPr="006442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6442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True</w:t>
            </w:r>
            <w:proofErr w:type="spellEnd"/>
            <w:r w:rsidRPr="006442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: dentro do </w:t>
            </w:r>
            <w:proofErr w:type="spellStart"/>
            <w:r w:rsidRPr="006442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if</w:t>
            </w:r>
            <w:proofErr w:type="spellEnd"/>
            <w:r w:rsidRPr="006442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 == "sim".</w:t>
            </w:r>
          </w:p>
        </w:tc>
      </w:tr>
      <w:tr w:rsidR="0064428C" w14:paraId="08A9B2CC" w14:textId="77777777" w:rsidTr="0064428C">
        <w:tc>
          <w:tcPr>
            <w:tcW w:w="4868" w:type="dxa"/>
            <w:shd w:val="clear" w:color="auto" w:fill="FFFFFF" w:themeFill="background1"/>
          </w:tcPr>
          <w:p w14:paraId="269F2887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eastAsia="Times New Roman" w:hAnsi="Arial" w:cs="Arial"/>
                <w:color w:val="212121"/>
                <w:sz w:val="24"/>
                <w:szCs w:val="24"/>
              </w:rPr>
              <w:t>Causa técnica identificada</w:t>
            </w:r>
          </w:p>
        </w:tc>
        <w:tc>
          <w:tcPr>
            <w:tcW w:w="4868" w:type="dxa"/>
            <w:shd w:val="clear" w:color="auto" w:fill="FFFFFF" w:themeFill="background1"/>
          </w:tcPr>
          <w:p w14:paraId="42E28F8B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hAnsi="Arial" w:cs="Arial"/>
                <w:sz w:val="24"/>
                <w:szCs w:val="24"/>
              </w:rPr>
              <w:t>Foi criado um loop infinito sem uma condição de saída.</w:t>
            </w:r>
          </w:p>
        </w:tc>
      </w:tr>
      <w:tr w:rsidR="0064428C" w14:paraId="09DF91AE" w14:textId="77777777" w:rsidTr="0064428C">
        <w:tc>
          <w:tcPr>
            <w:tcW w:w="4868" w:type="dxa"/>
            <w:shd w:val="clear" w:color="auto" w:fill="FFFFFF" w:themeFill="background1"/>
          </w:tcPr>
          <w:p w14:paraId="713CF3C7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eastAsia="Times New Roman" w:hAnsi="Arial" w:cs="Arial"/>
                <w:color w:val="212121"/>
                <w:sz w:val="24"/>
                <w:szCs w:val="24"/>
              </w:rPr>
              <w:t>Correção realizada</w:t>
            </w:r>
          </w:p>
        </w:tc>
        <w:tc>
          <w:tcPr>
            <w:tcW w:w="4868" w:type="dxa"/>
            <w:shd w:val="clear" w:color="auto" w:fill="FFFFFF" w:themeFill="background1"/>
          </w:tcPr>
          <w:p w14:paraId="4A6117EC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hAnsi="Arial" w:cs="Arial"/>
                <w:sz w:val="24"/>
                <w:szCs w:val="24"/>
              </w:rPr>
              <w:t xml:space="preserve">Remover o </w:t>
            </w:r>
            <w:proofErr w:type="spellStart"/>
            <w:r w:rsidRPr="000977D8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while</w:t>
            </w:r>
            <w:proofErr w:type="spellEnd"/>
            <w:r w:rsidRPr="000977D8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0977D8">
              <w:rPr>
                <w:rStyle w:val="CdigoHTML"/>
                <w:rFonts w:ascii="Arial" w:eastAsiaTheme="majorEastAsia" w:hAnsi="Arial" w:cs="Arial"/>
                <w:sz w:val="24"/>
                <w:szCs w:val="24"/>
              </w:rPr>
              <w:t>True</w:t>
            </w:r>
            <w:proofErr w:type="spellEnd"/>
            <w:r w:rsidRPr="000977D8">
              <w:rPr>
                <w:rFonts w:ascii="Arial" w:hAnsi="Arial" w:cs="Arial"/>
                <w:sz w:val="24"/>
                <w:szCs w:val="24"/>
              </w:rPr>
              <w:t xml:space="preserve"> que não possui função no processamento da aprovação.</w:t>
            </w:r>
          </w:p>
        </w:tc>
      </w:tr>
      <w:tr w:rsidR="0064428C" w14:paraId="3DA32E0A" w14:textId="77777777" w:rsidTr="0064428C">
        <w:tc>
          <w:tcPr>
            <w:tcW w:w="4868" w:type="dxa"/>
            <w:shd w:val="clear" w:color="auto" w:fill="FFFFFF" w:themeFill="background1"/>
          </w:tcPr>
          <w:p w14:paraId="60E464A0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eastAsia="Times New Roman" w:hAnsi="Arial" w:cs="Arial"/>
                <w:color w:val="212121"/>
                <w:sz w:val="24"/>
                <w:szCs w:val="24"/>
              </w:rPr>
              <w:t>Resultado após a correção</w:t>
            </w:r>
          </w:p>
        </w:tc>
        <w:tc>
          <w:tcPr>
            <w:tcW w:w="4868" w:type="dxa"/>
            <w:shd w:val="clear" w:color="auto" w:fill="FFFFFF" w:themeFill="background1"/>
          </w:tcPr>
          <w:p w14:paraId="34F5329B" w14:textId="77777777" w:rsidR="0064428C" w:rsidRPr="000977D8" w:rsidRDefault="000977D8">
            <w:pPr>
              <w:rPr>
                <w:rFonts w:ascii="Arial" w:hAnsi="Arial" w:cs="Arial"/>
                <w:sz w:val="24"/>
                <w:szCs w:val="24"/>
              </w:rPr>
            </w:pPr>
            <w:r w:rsidRPr="000977D8">
              <w:rPr>
                <w:rFonts w:ascii="Arial" w:hAnsi="Arial" w:cs="Arial"/>
                <w:sz w:val="24"/>
                <w:szCs w:val="24"/>
              </w:rPr>
              <w:t>O sistema calcula o desconto de 15% e continua normalmente.</w:t>
            </w:r>
          </w:p>
        </w:tc>
      </w:tr>
    </w:tbl>
    <w:p w14:paraId="382A0548" w14:textId="77777777" w:rsidR="0064428C" w:rsidDel="00F87A45" w:rsidRDefault="0064428C">
      <w:pPr>
        <w:rPr>
          <w:del w:id="12" w:author="Vinicius Silvestre" w:date="2026-09-19T12:27:00Z"/>
          <w:rFonts w:ascii="Arial" w:hAnsi="Arial" w:cs="Arial"/>
          <w:sz w:val="24"/>
          <w:szCs w:val="24"/>
        </w:rPr>
      </w:pPr>
    </w:p>
    <w:p w14:paraId="3F197838" w14:textId="77777777" w:rsidR="000977D8" w:rsidRDefault="000977D8">
      <w:pPr>
        <w:rPr>
          <w:rFonts w:ascii="Arial" w:hAnsi="Arial" w:cs="Arial"/>
          <w:sz w:val="24"/>
          <w:szCs w:val="24"/>
        </w:rPr>
      </w:pPr>
    </w:p>
    <w:p w14:paraId="4F25C6BF" w14:textId="77777777" w:rsidR="000977D8" w:rsidRDefault="000977D8" w:rsidP="000977D8">
      <w:pPr>
        <w:spacing w:after="19"/>
        <w:ind w:left="482" w:hanging="10"/>
      </w:pPr>
      <w:r>
        <w:rPr>
          <w:rFonts w:ascii="Times New Roman" w:eastAsia="Times New Roman" w:hAnsi="Times New Roman" w:cs="Times New Roman"/>
          <w:color w:val="B5111A"/>
          <w:sz w:val="31"/>
        </w:rPr>
        <w:t>5. DESAFIO 2 - Investigação e Qualidade do Código:</w:t>
      </w:r>
      <w:r>
        <w:rPr>
          <w:rFonts w:ascii="Times New Roman" w:eastAsia="Times New Roman" w:hAnsi="Times New Roman" w:cs="Times New Roman"/>
          <w:sz w:val="31"/>
        </w:rPr>
        <w:t xml:space="preserve"> </w:t>
      </w:r>
    </w:p>
    <w:p w14:paraId="77467562" w14:textId="77777777" w:rsidR="000977D8" w:rsidRDefault="000977D8" w:rsidP="000977D8">
      <w:pPr>
        <w:spacing w:after="136" w:line="258" w:lineRule="auto"/>
        <w:ind w:left="482" w:right="694" w:hanging="10"/>
      </w:pPr>
      <w:r>
        <w:rPr>
          <w:rFonts w:ascii="Times New Roman" w:eastAsia="Times New Roman" w:hAnsi="Times New Roman" w:cs="Times New Roman"/>
          <w:sz w:val="21"/>
        </w:rPr>
        <w:t xml:space="preserve">Depois de corrigir a falha, identifique pelo menos 10 problemas ou oportunidades de melhoria no código. </w:t>
      </w:r>
    </w:p>
    <w:p w14:paraId="6512354C" w14:textId="77777777" w:rsidR="000977D8" w:rsidRDefault="000977D8" w:rsidP="000977D8">
      <w:pPr>
        <w:numPr>
          <w:ilvl w:val="0"/>
          <w:numId w:val="2"/>
        </w:numPr>
        <w:spacing w:after="17"/>
        <w:ind w:left="822" w:hanging="350"/>
      </w:pPr>
      <w:r>
        <w:rPr>
          <w:rFonts w:ascii="Times New Roman" w:eastAsia="Times New Roman" w:hAnsi="Times New Roman" w:cs="Times New Roman"/>
          <w:color w:val="212121"/>
          <w:sz w:val="23"/>
        </w:rPr>
        <w:t>nomes de variáveis e legibilidade;</w:t>
      </w:r>
      <w:r>
        <w:rPr>
          <w:rFonts w:ascii="Times New Roman" w:eastAsia="Times New Roman" w:hAnsi="Times New Roman" w:cs="Times New Roman"/>
          <w:sz w:val="23"/>
        </w:rPr>
        <w:t></w:t>
      </w:r>
    </w:p>
    <w:p w14:paraId="069398D4" w14:textId="77777777" w:rsidR="000977D8" w:rsidRDefault="000977D8" w:rsidP="000977D8">
      <w:pPr>
        <w:numPr>
          <w:ilvl w:val="0"/>
          <w:numId w:val="2"/>
        </w:numPr>
        <w:spacing w:after="17"/>
        <w:ind w:left="822" w:hanging="350"/>
      </w:pPr>
      <w:r>
        <w:rPr>
          <w:rFonts w:ascii="Times New Roman" w:eastAsia="Times New Roman" w:hAnsi="Times New Roman" w:cs="Times New Roman"/>
          <w:color w:val="212121"/>
          <w:sz w:val="23"/>
        </w:rPr>
        <w:t>duplicidade entre Pedido e Renovação;</w:t>
      </w:r>
      <w:r>
        <w:rPr>
          <w:rFonts w:ascii="Times New Roman" w:eastAsia="Times New Roman" w:hAnsi="Times New Roman" w:cs="Times New Roman"/>
          <w:sz w:val="23"/>
        </w:rPr>
        <w:t></w:t>
      </w:r>
    </w:p>
    <w:p w14:paraId="675AA5ED" w14:textId="77777777" w:rsidR="000977D8" w:rsidRDefault="000977D8" w:rsidP="000977D8">
      <w:pPr>
        <w:numPr>
          <w:ilvl w:val="0"/>
          <w:numId w:val="2"/>
        </w:numPr>
        <w:spacing w:after="17"/>
        <w:ind w:left="822" w:hanging="350"/>
      </w:pPr>
      <w:r>
        <w:rPr>
          <w:rFonts w:ascii="Times New Roman" w:eastAsia="Times New Roman" w:hAnsi="Times New Roman" w:cs="Times New Roman"/>
          <w:color w:val="212121"/>
          <w:sz w:val="23"/>
        </w:rPr>
        <w:t>reutilização de código;</w:t>
      </w:r>
      <w:r>
        <w:rPr>
          <w:rFonts w:ascii="Times New Roman" w:eastAsia="Times New Roman" w:hAnsi="Times New Roman" w:cs="Times New Roman"/>
          <w:sz w:val="23"/>
        </w:rPr>
        <w:t></w:t>
      </w:r>
    </w:p>
    <w:p w14:paraId="1B9C55AF" w14:textId="77777777" w:rsidR="000977D8" w:rsidRDefault="000977D8" w:rsidP="000977D8">
      <w:pPr>
        <w:numPr>
          <w:ilvl w:val="0"/>
          <w:numId w:val="2"/>
        </w:numPr>
        <w:spacing w:after="17"/>
        <w:ind w:left="822" w:hanging="350"/>
      </w:pPr>
      <w:r>
        <w:rPr>
          <w:rFonts w:ascii="Times New Roman" w:eastAsia="Times New Roman" w:hAnsi="Times New Roman" w:cs="Times New Roman"/>
          <w:color w:val="212121"/>
          <w:sz w:val="23"/>
        </w:rPr>
        <w:t>organização e manutenção;</w:t>
      </w:r>
      <w:r>
        <w:rPr>
          <w:rFonts w:ascii="Times New Roman" w:eastAsia="Times New Roman" w:hAnsi="Times New Roman" w:cs="Times New Roman"/>
          <w:sz w:val="23"/>
        </w:rPr>
        <w:t></w:t>
      </w:r>
    </w:p>
    <w:p w14:paraId="578FD338" w14:textId="77777777" w:rsidR="00CC5B15" w:rsidRDefault="000977D8">
      <w:pPr>
        <w:numPr>
          <w:ilvl w:val="0"/>
          <w:numId w:val="2"/>
        </w:numPr>
        <w:spacing w:after="17"/>
        <w:ind w:left="822" w:hanging="350"/>
        <w:rPr>
          <w:ins w:id="13" w:author="Vinicius Silvestre" w:date="2026-09-19T12:41:00Z"/>
        </w:rPr>
        <w:pPrChange w:id="14" w:author="Vinicius Silvestre" w:date="2026-09-19T12:41:00Z">
          <w:pPr>
            <w:spacing w:after="17"/>
          </w:pPr>
        </w:pPrChange>
      </w:pPr>
      <w:r>
        <w:rPr>
          <w:rFonts w:ascii="Times New Roman" w:eastAsia="Times New Roman" w:hAnsi="Times New Roman" w:cs="Times New Roman"/>
          <w:color w:val="212121"/>
          <w:sz w:val="23"/>
        </w:rPr>
        <w:t>validação das entradas;</w:t>
      </w:r>
      <w:r>
        <w:rPr>
          <w:rFonts w:ascii="Times New Roman" w:eastAsia="Times New Roman" w:hAnsi="Times New Roman" w:cs="Times New Roman"/>
          <w:sz w:val="23"/>
        </w:rPr>
        <w:t></w:t>
      </w:r>
    </w:p>
    <w:p w14:paraId="43A6F179" w14:textId="77777777" w:rsidR="00CC5B15" w:rsidRDefault="00CC5B15" w:rsidP="00CC5B15">
      <w:pPr>
        <w:numPr>
          <w:ilvl w:val="0"/>
          <w:numId w:val="2"/>
        </w:numPr>
        <w:spacing w:after="17"/>
        <w:ind w:left="822" w:hanging="350"/>
        <w:rPr>
          <w:ins w:id="15" w:author="Vinicius Silvestre" w:date="2026-09-19T12:41:00Z"/>
        </w:rPr>
      </w:pPr>
      <w:ins w:id="16" w:author="Vinicius Silvestre" w:date="2026-09-19T12:41:00Z">
        <w:r>
          <w:rPr>
            <w:rFonts w:ascii="Times New Roman" w:eastAsia="Times New Roman" w:hAnsi="Times New Roman" w:cs="Times New Roman"/>
            <w:color w:val="212121"/>
            <w:sz w:val="23"/>
          </w:rPr>
          <w:t xml:space="preserve"> estrutura da autenticação;</w:t>
        </w:r>
        <w:r>
          <w:rPr>
            <w:rFonts w:ascii="Times New Roman" w:eastAsia="Times New Roman" w:hAnsi="Times New Roman" w:cs="Times New Roman"/>
            <w:sz w:val="23"/>
          </w:rPr>
          <w:t></w:t>
        </w:r>
      </w:ins>
    </w:p>
    <w:p w14:paraId="768A7889" w14:textId="77777777" w:rsidR="00CC5B15" w:rsidRDefault="00CC5B15" w:rsidP="00CC5B15">
      <w:pPr>
        <w:numPr>
          <w:ilvl w:val="0"/>
          <w:numId w:val="2"/>
        </w:numPr>
        <w:spacing w:after="17"/>
        <w:ind w:left="822" w:hanging="350"/>
        <w:rPr>
          <w:ins w:id="17" w:author="Vinicius Silvestre" w:date="2026-09-19T12:41:00Z"/>
        </w:rPr>
      </w:pPr>
      <w:ins w:id="18" w:author="Vinicius Silvestre" w:date="2026-09-19T12:41:00Z">
        <w:r>
          <w:rPr>
            <w:rFonts w:ascii="Times New Roman" w:eastAsia="Times New Roman" w:hAnsi="Times New Roman" w:cs="Times New Roman"/>
            <w:color w:val="212121"/>
            <w:sz w:val="23"/>
          </w:rPr>
          <w:t>mensagens e formatação dos valores;</w:t>
        </w:r>
        <w:r>
          <w:rPr>
            <w:rFonts w:ascii="Times New Roman" w:eastAsia="Times New Roman" w:hAnsi="Times New Roman" w:cs="Times New Roman"/>
            <w:sz w:val="23"/>
          </w:rPr>
          <w:t></w:t>
        </w:r>
      </w:ins>
    </w:p>
    <w:p w14:paraId="393F07D8" w14:textId="77777777" w:rsidR="00CC5B15" w:rsidRDefault="00CC5B15" w:rsidP="00CC5B15">
      <w:pPr>
        <w:numPr>
          <w:ilvl w:val="0"/>
          <w:numId w:val="2"/>
        </w:numPr>
        <w:spacing w:after="17"/>
        <w:ind w:left="822" w:hanging="350"/>
        <w:rPr>
          <w:ins w:id="19" w:author="Vinicius Silvestre" w:date="2026-09-19T12:41:00Z"/>
        </w:rPr>
      </w:pPr>
      <w:ins w:id="20" w:author="Vinicius Silvestre" w:date="2026-09-19T12:41:00Z">
        <w:r>
          <w:rPr>
            <w:rFonts w:ascii="Times New Roman" w:eastAsia="Times New Roman" w:hAnsi="Times New Roman" w:cs="Times New Roman"/>
            <w:color w:val="212121"/>
            <w:sz w:val="23"/>
          </w:rPr>
          <w:t>estruturas condicionais e repetição;</w:t>
        </w:r>
        <w:r>
          <w:rPr>
            <w:rFonts w:ascii="Times New Roman" w:eastAsia="Times New Roman" w:hAnsi="Times New Roman" w:cs="Times New Roman"/>
            <w:sz w:val="23"/>
          </w:rPr>
          <w:t></w:t>
        </w:r>
      </w:ins>
    </w:p>
    <w:p w14:paraId="421CCED9" w14:textId="77777777" w:rsidR="00CC5B15" w:rsidRDefault="00CC5B15" w:rsidP="00CC5B15">
      <w:pPr>
        <w:numPr>
          <w:ilvl w:val="0"/>
          <w:numId w:val="2"/>
        </w:numPr>
        <w:spacing w:after="17"/>
        <w:ind w:left="822" w:hanging="350"/>
        <w:rPr>
          <w:ins w:id="21" w:author="Vinicius Silvestre" w:date="2026-09-19T12:41:00Z"/>
        </w:rPr>
      </w:pPr>
      <w:ins w:id="22" w:author="Vinicius Silvestre" w:date="2026-09-19T12:41:00Z">
        <w:r>
          <w:rPr>
            <w:rFonts w:ascii="Times New Roman" w:eastAsia="Times New Roman" w:hAnsi="Times New Roman" w:cs="Times New Roman"/>
            <w:color w:val="212121"/>
            <w:sz w:val="23"/>
          </w:rPr>
          <w:t>código que não deveria ser alcançado ou executado;</w:t>
        </w:r>
        <w:r>
          <w:rPr>
            <w:rFonts w:ascii="Times New Roman" w:eastAsia="Times New Roman" w:hAnsi="Times New Roman" w:cs="Times New Roman"/>
            <w:sz w:val="23"/>
          </w:rPr>
          <w:t></w:t>
        </w:r>
      </w:ins>
    </w:p>
    <w:p w14:paraId="66382B74" w14:textId="77777777" w:rsidR="00CC5B15" w:rsidRDefault="00CC5B15" w:rsidP="00CC5B15">
      <w:pPr>
        <w:numPr>
          <w:ilvl w:val="0"/>
          <w:numId w:val="2"/>
        </w:numPr>
        <w:spacing w:after="17"/>
        <w:ind w:left="822" w:hanging="350"/>
        <w:rPr>
          <w:ins w:id="23" w:author="Vinicius Silvestre" w:date="2026-09-19T12:41:00Z"/>
        </w:rPr>
      </w:pPr>
      <w:ins w:id="24" w:author="Vinicius Silvestre" w:date="2026-09-19T12:41:00Z">
        <w:r>
          <w:rPr>
            <w:rFonts w:ascii="Times New Roman" w:eastAsia="Times New Roman" w:hAnsi="Times New Roman" w:cs="Times New Roman"/>
            <w:color w:val="212121"/>
            <w:sz w:val="23"/>
          </w:rPr>
          <w:t>tratamento das respostas do gestor.</w:t>
        </w:r>
        <w:r>
          <w:rPr>
            <w:rFonts w:ascii="Times New Roman" w:eastAsia="Times New Roman" w:hAnsi="Times New Roman" w:cs="Times New Roman"/>
            <w:sz w:val="21"/>
          </w:rPr>
          <w:t></w:t>
        </w:r>
      </w:ins>
    </w:p>
    <w:p w14:paraId="13E7EC11" w14:textId="77777777" w:rsidR="00CC5B15" w:rsidRDefault="00CC5B15" w:rsidP="00CC5B15">
      <w:pPr>
        <w:spacing w:after="17"/>
        <w:rPr>
          <w:ins w:id="25" w:author="Vinicius Silvestre" w:date="2026-09-19T12:38:00Z"/>
        </w:rPr>
      </w:pPr>
    </w:p>
    <w:tbl>
      <w:tblPr>
        <w:tblStyle w:val="Tabelacomgrade"/>
        <w:tblpPr w:leftFromText="141" w:rightFromText="141" w:vertAnchor="text" w:horzAnchor="margin" w:tblpY="-185"/>
        <w:tblW w:w="10360" w:type="dxa"/>
        <w:tblLook w:val="04A0" w:firstRow="1" w:lastRow="0" w:firstColumn="1" w:lastColumn="0" w:noHBand="0" w:noVBand="1"/>
        <w:tblPrChange w:id="26" w:author="Vinicius Silvestre" w:date="2026-09-19T12:42:00Z">
          <w:tblPr>
            <w:tblStyle w:val="Tabelacomgrade"/>
            <w:tblpPr w:leftFromText="141" w:rightFromText="141" w:vertAnchor="text" w:horzAnchor="margin" w:tblpY="-125"/>
            <w:tblW w:w="10360" w:type="dxa"/>
            <w:tblLook w:val="04A0" w:firstRow="1" w:lastRow="0" w:firstColumn="1" w:lastColumn="0" w:noHBand="0" w:noVBand="1"/>
          </w:tblPr>
        </w:tblPrChange>
      </w:tblPr>
      <w:tblGrid>
        <w:gridCol w:w="777"/>
        <w:gridCol w:w="4105"/>
        <w:gridCol w:w="2683"/>
        <w:gridCol w:w="2795"/>
        <w:tblGridChange w:id="27">
          <w:tblGrid>
            <w:gridCol w:w="777"/>
            <w:gridCol w:w="4105"/>
            <w:gridCol w:w="2683"/>
            <w:gridCol w:w="2795"/>
          </w:tblGrid>
        </w:tblGridChange>
      </w:tblGrid>
      <w:tr w:rsidR="00CC5B15" w14:paraId="1C7F9A0C" w14:textId="77777777" w:rsidTr="00CC5B15">
        <w:trPr>
          <w:trHeight w:val="210"/>
          <w:ins w:id="28" w:author="Vinicius Silvestre" w:date="2026-09-19T12:39:00Z"/>
          <w:trPrChange w:id="29" w:author="Vinicius Silvestre" w:date="2026-09-19T12:42:00Z">
            <w:trPr>
              <w:trHeight w:val="210"/>
            </w:trPr>
          </w:trPrChange>
        </w:trPr>
        <w:tc>
          <w:tcPr>
            <w:tcW w:w="777" w:type="dxa"/>
            <w:shd w:val="clear" w:color="auto" w:fill="A23C33" w:themeFill="accent4"/>
            <w:tcPrChange w:id="30" w:author="Vinicius Silvestre" w:date="2026-09-19T12:42:00Z">
              <w:tcPr>
                <w:tcW w:w="777" w:type="dxa"/>
                <w:shd w:val="clear" w:color="auto" w:fill="A23C33" w:themeFill="accent4"/>
              </w:tcPr>
            </w:tcPrChange>
          </w:tcPr>
          <w:p w14:paraId="4358035F" w14:textId="77777777" w:rsidR="00CC5B15" w:rsidRPr="00706242" w:rsidRDefault="00CC5B15">
            <w:pPr>
              <w:jc w:val="center"/>
              <w:rPr>
                <w:ins w:id="31" w:author="Vinicius Silvestre" w:date="2026-09-19T12:39:00Z"/>
                <w:rFonts w:ascii="Arial" w:hAnsi="Arial" w:cs="Arial"/>
                <w:color w:val="FFFFFF" w:themeColor="background1"/>
                <w:sz w:val="32"/>
                <w:szCs w:val="32"/>
              </w:rPr>
              <w:pPrChange w:id="32" w:author="Vinicius Silvestre" w:date="2026-09-19T12:39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33" w:author="Vinicius Silvestre" w:date="2026-09-19T12:39:00Z">
              <w:r w:rsidRPr="00706242">
                <w:rPr>
                  <w:rFonts w:ascii="Arial" w:hAnsi="Arial" w:cs="Arial"/>
                  <w:color w:val="FFFFFF" w:themeColor="background1"/>
                  <w:sz w:val="32"/>
                  <w:szCs w:val="32"/>
                </w:rPr>
                <w:lastRenderedPageBreak/>
                <w:t>N°</w:t>
              </w:r>
            </w:ins>
          </w:p>
        </w:tc>
        <w:tc>
          <w:tcPr>
            <w:tcW w:w="4105" w:type="dxa"/>
            <w:shd w:val="clear" w:color="auto" w:fill="A23C33" w:themeFill="accent4"/>
            <w:tcPrChange w:id="34" w:author="Vinicius Silvestre" w:date="2026-09-19T12:42:00Z">
              <w:tcPr>
                <w:tcW w:w="4105" w:type="dxa"/>
                <w:shd w:val="clear" w:color="auto" w:fill="A23C33" w:themeFill="accent4"/>
              </w:tcPr>
            </w:tcPrChange>
          </w:tcPr>
          <w:p w14:paraId="22861A05" w14:textId="77777777" w:rsidR="00CC5B15" w:rsidRPr="00706242" w:rsidRDefault="00CC5B15">
            <w:pPr>
              <w:jc w:val="center"/>
              <w:rPr>
                <w:ins w:id="35" w:author="Vinicius Silvestre" w:date="2026-09-19T12:39:00Z"/>
                <w:rFonts w:ascii="Arial" w:hAnsi="Arial" w:cs="Arial"/>
                <w:color w:val="FFFFFF" w:themeColor="background1"/>
                <w:sz w:val="32"/>
                <w:szCs w:val="32"/>
              </w:rPr>
              <w:pPrChange w:id="36" w:author="Vinicius Silvestre" w:date="2026-09-19T12:39:00Z">
                <w:pPr>
                  <w:framePr w:hSpace="141" w:wrap="around" w:vAnchor="text" w:hAnchor="margin" w:y="-125"/>
                </w:pPr>
              </w:pPrChange>
            </w:pPr>
            <w:ins w:id="37" w:author="Vinicius Silvestre" w:date="2026-09-19T12:39:00Z">
              <w:r w:rsidRPr="00706242">
                <w:rPr>
                  <w:rFonts w:ascii="Times New Roman" w:eastAsia="Times New Roman" w:hAnsi="Times New Roman" w:cs="Times New Roman"/>
                  <w:color w:val="FFFFFF"/>
                  <w:sz w:val="32"/>
                  <w:szCs w:val="32"/>
                </w:rPr>
                <w:t>Problema / Oportunidade</w:t>
              </w:r>
            </w:ins>
          </w:p>
        </w:tc>
        <w:tc>
          <w:tcPr>
            <w:tcW w:w="2683" w:type="dxa"/>
            <w:shd w:val="clear" w:color="auto" w:fill="A23C33" w:themeFill="accent4"/>
            <w:tcPrChange w:id="38" w:author="Vinicius Silvestre" w:date="2026-09-19T12:42:00Z">
              <w:tcPr>
                <w:tcW w:w="2683" w:type="dxa"/>
                <w:shd w:val="clear" w:color="auto" w:fill="A23C33" w:themeFill="accent4"/>
              </w:tcPr>
            </w:tcPrChange>
          </w:tcPr>
          <w:p w14:paraId="0DA108BD" w14:textId="77777777" w:rsidR="00CC5B15" w:rsidRPr="00706242" w:rsidRDefault="00CC5B15">
            <w:pPr>
              <w:jc w:val="center"/>
              <w:rPr>
                <w:ins w:id="39" w:author="Vinicius Silvestre" w:date="2026-09-19T12:39:00Z"/>
                <w:rFonts w:ascii="Arial" w:hAnsi="Arial" w:cs="Arial"/>
                <w:color w:val="FFFFFF" w:themeColor="background1"/>
                <w:sz w:val="32"/>
                <w:szCs w:val="32"/>
              </w:rPr>
              <w:pPrChange w:id="40" w:author="Vinicius Silvestre" w:date="2026-09-19T12:39:00Z">
                <w:pPr>
                  <w:framePr w:hSpace="141" w:wrap="around" w:vAnchor="text" w:hAnchor="margin" w:y="-125"/>
                </w:pPr>
              </w:pPrChange>
            </w:pPr>
            <w:ins w:id="41" w:author="Vinicius Silvestre" w:date="2026-09-19T12:39:00Z">
              <w:r w:rsidRPr="00706242">
                <w:rPr>
                  <w:rFonts w:ascii="Times New Roman" w:eastAsia="Times New Roman" w:hAnsi="Times New Roman" w:cs="Times New Roman"/>
                  <w:color w:val="FFFFFF"/>
                  <w:sz w:val="32"/>
                  <w:szCs w:val="32"/>
                </w:rPr>
                <w:t>Local do código</w:t>
              </w:r>
            </w:ins>
          </w:p>
        </w:tc>
        <w:tc>
          <w:tcPr>
            <w:tcW w:w="2795" w:type="dxa"/>
            <w:shd w:val="clear" w:color="auto" w:fill="A23C33" w:themeFill="accent4"/>
            <w:tcPrChange w:id="42" w:author="Vinicius Silvestre" w:date="2026-09-19T12:42:00Z">
              <w:tcPr>
                <w:tcW w:w="2795" w:type="dxa"/>
                <w:shd w:val="clear" w:color="auto" w:fill="A23C33" w:themeFill="accent4"/>
              </w:tcPr>
            </w:tcPrChange>
          </w:tcPr>
          <w:p w14:paraId="75D8E2BE" w14:textId="77777777" w:rsidR="00CC5B15" w:rsidRPr="00706242" w:rsidRDefault="00CC5B15">
            <w:pPr>
              <w:jc w:val="center"/>
              <w:rPr>
                <w:ins w:id="43" w:author="Vinicius Silvestre" w:date="2026-09-19T12:39:00Z"/>
                <w:rFonts w:ascii="Arial" w:hAnsi="Arial" w:cs="Arial"/>
                <w:color w:val="FFFFFF" w:themeColor="background1"/>
                <w:sz w:val="32"/>
                <w:szCs w:val="32"/>
              </w:rPr>
              <w:pPrChange w:id="44" w:author="Vinicius Silvestre" w:date="2026-09-19T12:39:00Z">
                <w:pPr>
                  <w:framePr w:hSpace="141" w:wrap="around" w:vAnchor="text" w:hAnchor="margin" w:y="-125"/>
                </w:pPr>
              </w:pPrChange>
            </w:pPr>
            <w:ins w:id="45" w:author="Vinicius Silvestre" w:date="2026-09-19T12:39:00Z">
              <w:r w:rsidRPr="00706242">
                <w:rPr>
                  <w:rFonts w:ascii="Times New Roman" w:eastAsia="Times New Roman" w:hAnsi="Times New Roman" w:cs="Times New Roman"/>
                  <w:color w:val="FFFFFF"/>
                  <w:sz w:val="32"/>
                  <w:szCs w:val="32"/>
                </w:rPr>
                <w:t>Melhoria proposta</w:t>
              </w:r>
            </w:ins>
          </w:p>
        </w:tc>
      </w:tr>
      <w:tr w:rsidR="00CC5B15" w14:paraId="049D50EE" w14:textId="77777777" w:rsidTr="00794BF0">
        <w:trPr>
          <w:trHeight w:val="890"/>
          <w:ins w:id="46" w:author="Vinicius Silvestre" w:date="2026-09-19T12:39:00Z"/>
          <w:trPrChange w:id="47" w:author="Vinicius Silvestre" w:date="2026-09-19T13:13:00Z">
            <w:trPr>
              <w:trHeight w:val="890"/>
            </w:trPr>
          </w:trPrChange>
        </w:trPr>
        <w:tc>
          <w:tcPr>
            <w:tcW w:w="777" w:type="dxa"/>
            <w:shd w:val="clear" w:color="auto" w:fill="FFFFFF" w:themeFill="background1"/>
            <w:tcPrChange w:id="48" w:author="Vinicius Silvestre" w:date="2026-09-19T13:13:00Z">
              <w:tcPr>
                <w:tcW w:w="777" w:type="dxa"/>
              </w:tcPr>
            </w:tcPrChange>
          </w:tcPr>
          <w:p w14:paraId="66457E1F" w14:textId="77777777" w:rsidR="00CC5B15" w:rsidRPr="00F87A45" w:rsidRDefault="00CC5B15">
            <w:pPr>
              <w:jc w:val="center"/>
              <w:rPr>
                <w:ins w:id="49" w:author="Vinicius Silvestre" w:date="2026-09-19T12:39:00Z"/>
                <w:rFonts w:ascii="Arial" w:hAnsi="Arial" w:cs="Arial"/>
                <w:sz w:val="24"/>
                <w:szCs w:val="24"/>
              </w:rPr>
              <w:pPrChange w:id="50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51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1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52" w:author="Vinicius Silvestre" w:date="2026-09-19T13:13:00Z">
              <w:tcPr>
                <w:tcW w:w="4105" w:type="dxa"/>
              </w:tcPr>
            </w:tcPrChange>
          </w:tcPr>
          <w:p w14:paraId="13045B35" w14:textId="77777777" w:rsidR="00CC5B15" w:rsidRPr="00F87A45" w:rsidRDefault="00CC5B15">
            <w:pPr>
              <w:jc w:val="center"/>
              <w:rPr>
                <w:ins w:id="53" w:author="Vinicius Silvestre" w:date="2026-09-19T12:39:00Z"/>
                <w:rFonts w:ascii="Arial" w:hAnsi="Arial" w:cs="Arial"/>
                <w:sz w:val="24"/>
                <w:szCs w:val="24"/>
              </w:rPr>
              <w:pPrChange w:id="54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55" w:author="Vinicius Silvestre" w:date="2026-09-19T12:39:00Z"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u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, 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s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, 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v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, 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d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, 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t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, 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x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 e 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a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 são nomes pouco claros</w:t>
              </w:r>
            </w:ins>
          </w:p>
        </w:tc>
        <w:tc>
          <w:tcPr>
            <w:tcW w:w="2683" w:type="dxa"/>
            <w:shd w:val="clear" w:color="auto" w:fill="FFFFFF" w:themeFill="background1"/>
            <w:tcPrChange w:id="56" w:author="Vinicius Silvestre" w:date="2026-09-19T13:13:00Z">
              <w:tcPr>
                <w:tcW w:w="2683" w:type="dxa"/>
              </w:tcPr>
            </w:tcPrChange>
          </w:tcPr>
          <w:p w14:paraId="292BC1F8" w14:textId="77777777" w:rsidR="00CC5B15" w:rsidRPr="00F87A45" w:rsidRDefault="00CC5B15">
            <w:pPr>
              <w:jc w:val="center"/>
              <w:rPr>
                <w:ins w:id="57" w:author="Vinicius Silvestre" w:date="2026-09-19T12:39:00Z"/>
                <w:rFonts w:ascii="Arial" w:hAnsi="Arial" w:cs="Arial"/>
                <w:sz w:val="24"/>
                <w:szCs w:val="24"/>
              </w:rPr>
              <w:pPrChange w:id="58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59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Várias partes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60" w:author="Vinicius Silvestre" w:date="2026-09-19T13:13:00Z">
              <w:tcPr>
                <w:tcW w:w="2795" w:type="dxa"/>
              </w:tcPr>
            </w:tcPrChange>
          </w:tcPr>
          <w:p w14:paraId="0EBD0609" w14:textId="77777777" w:rsidR="00CC5B15" w:rsidRPr="00F87A45" w:rsidRDefault="00CC5B15">
            <w:pPr>
              <w:jc w:val="center"/>
              <w:rPr>
                <w:ins w:id="61" w:author="Vinicius Silvestre" w:date="2026-09-19T12:39:00Z"/>
                <w:rFonts w:ascii="Arial" w:hAnsi="Arial" w:cs="Arial"/>
                <w:sz w:val="24"/>
                <w:szCs w:val="24"/>
              </w:rPr>
              <w:pPrChange w:id="62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63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Não dá para saber facilmente o que cada variável representa</w:t>
              </w:r>
            </w:ins>
          </w:p>
        </w:tc>
      </w:tr>
      <w:tr w:rsidR="00CC5B15" w14:paraId="06A400D3" w14:textId="77777777" w:rsidTr="00794BF0">
        <w:trPr>
          <w:trHeight w:val="832"/>
          <w:ins w:id="64" w:author="Vinicius Silvestre" w:date="2026-09-19T12:39:00Z"/>
          <w:trPrChange w:id="65" w:author="Vinicius Silvestre" w:date="2026-09-19T13:13:00Z">
            <w:trPr>
              <w:trHeight w:val="832"/>
            </w:trPr>
          </w:trPrChange>
        </w:trPr>
        <w:tc>
          <w:tcPr>
            <w:tcW w:w="777" w:type="dxa"/>
            <w:shd w:val="clear" w:color="auto" w:fill="FFFFFF" w:themeFill="background1"/>
            <w:tcPrChange w:id="66" w:author="Vinicius Silvestre" w:date="2026-09-19T13:13:00Z">
              <w:tcPr>
                <w:tcW w:w="777" w:type="dxa"/>
              </w:tcPr>
            </w:tcPrChange>
          </w:tcPr>
          <w:p w14:paraId="22365CC8" w14:textId="77777777" w:rsidR="00CC5B15" w:rsidRPr="00F87A45" w:rsidRDefault="00CC5B15">
            <w:pPr>
              <w:jc w:val="center"/>
              <w:rPr>
                <w:ins w:id="67" w:author="Vinicius Silvestre" w:date="2026-09-19T12:39:00Z"/>
                <w:rFonts w:ascii="Arial" w:hAnsi="Arial" w:cs="Arial"/>
                <w:sz w:val="24"/>
                <w:szCs w:val="24"/>
              </w:rPr>
              <w:pPrChange w:id="68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69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2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70" w:author="Vinicius Silvestre" w:date="2026-09-19T13:13:00Z">
              <w:tcPr>
                <w:tcW w:w="4105" w:type="dxa"/>
              </w:tcPr>
            </w:tcPrChange>
          </w:tcPr>
          <w:p w14:paraId="1A921F7A" w14:textId="77777777" w:rsidR="00CC5B15" w:rsidRPr="00F87A45" w:rsidRDefault="00CC5B15">
            <w:pPr>
              <w:jc w:val="center"/>
              <w:rPr>
                <w:ins w:id="71" w:author="Vinicius Silvestre" w:date="2026-09-19T12:39:00Z"/>
                <w:rFonts w:ascii="Arial" w:hAnsi="Arial" w:cs="Arial"/>
                <w:sz w:val="24"/>
                <w:szCs w:val="24"/>
              </w:rPr>
              <w:pPrChange w:id="72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73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Pedido e Renovação possuem praticamente o mesmo código</w:t>
              </w:r>
            </w:ins>
          </w:p>
        </w:tc>
        <w:tc>
          <w:tcPr>
            <w:tcW w:w="2683" w:type="dxa"/>
            <w:shd w:val="clear" w:color="auto" w:fill="FFFFFF" w:themeFill="background1"/>
            <w:tcPrChange w:id="74" w:author="Vinicius Silvestre" w:date="2026-09-19T13:13:00Z">
              <w:tcPr>
                <w:tcW w:w="2683" w:type="dxa"/>
              </w:tcPr>
            </w:tcPrChange>
          </w:tcPr>
          <w:p w14:paraId="72CE5559" w14:textId="77777777" w:rsidR="00CC5B15" w:rsidRPr="00F87A45" w:rsidRDefault="00CC5B15">
            <w:pPr>
              <w:jc w:val="center"/>
              <w:rPr>
                <w:ins w:id="75" w:author="Vinicius Silvestre" w:date="2026-09-19T12:39:00Z"/>
                <w:rFonts w:ascii="Arial" w:hAnsi="Arial" w:cs="Arial"/>
                <w:sz w:val="24"/>
                <w:szCs w:val="24"/>
              </w:rPr>
              <w:pPrChange w:id="76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77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Pedido/Renovação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78" w:author="Vinicius Silvestre" w:date="2026-09-19T13:13:00Z">
              <w:tcPr>
                <w:tcW w:w="2795" w:type="dxa"/>
              </w:tcPr>
            </w:tcPrChange>
          </w:tcPr>
          <w:p w14:paraId="70AD22DA" w14:textId="77777777" w:rsidR="00CC5B15" w:rsidRPr="00F87A45" w:rsidRDefault="00CC5B15">
            <w:pPr>
              <w:jc w:val="center"/>
              <w:rPr>
                <w:ins w:id="79" w:author="Vinicius Silvestre" w:date="2026-09-19T12:39:00Z"/>
                <w:rFonts w:ascii="Arial" w:hAnsi="Arial" w:cs="Arial"/>
                <w:sz w:val="24"/>
                <w:szCs w:val="24"/>
              </w:rPr>
              <w:pPrChange w:id="80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CC5B15" w:rsidRPr="00706242" w14:paraId="68250290" w14:textId="77777777" w:rsidTr="00AD46E7">
              <w:trPr>
                <w:trHeight w:val="82"/>
                <w:tblCellSpacing w:w="15" w:type="dxa"/>
                <w:ins w:id="81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3D1EF836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82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83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</w:p>
              </w:tc>
            </w:tr>
          </w:tbl>
          <w:p w14:paraId="6EE02B12" w14:textId="77777777" w:rsidR="00CC5B15" w:rsidRPr="00706242" w:rsidRDefault="00CC5B15">
            <w:pPr>
              <w:jc w:val="center"/>
              <w:rPr>
                <w:ins w:id="84" w:author="Vinicius Silvestre" w:date="2026-09-19T12:39:00Z"/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  <w:pPrChange w:id="85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  <w:tbl>
            <w:tblPr>
              <w:tblW w:w="256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7"/>
            </w:tblGrid>
            <w:tr w:rsidR="00CC5B15" w:rsidRPr="00706242" w14:paraId="664C004E" w14:textId="77777777" w:rsidTr="00AD46E7">
              <w:trPr>
                <w:trHeight w:val="315"/>
                <w:tblCellSpacing w:w="15" w:type="dxa"/>
                <w:ins w:id="86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28E14CCC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87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88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  <w:ins w:id="89" w:author="Vinicius Silvestre" w:date="2026-09-19T12:39:00Z">
                    <w:r w:rsidRPr="00706242">
                      <w:rPr>
                        <w:rFonts w:ascii="Arial" w:eastAsia="Times New Roman" w:hAnsi="Arial" w:cs="Arial"/>
                        <w:sz w:val="24"/>
                        <w:szCs w:val="24"/>
                        <w:lang w:eastAsia="pt-BR"/>
                      </w:rPr>
                      <w:t>Existe muita repetição</w:t>
                    </w:r>
                  </w:ins>
                </w:p>
              </w:tc>
            </w:tr>
          </w:tbl>
          <w:p w14:paraId="0CB49425" w14:textId="77777777" w:rsidR="00CC5B15" w:rsidRPr="00F87A45" w:rsidRDefault="00CC5B15">
            <w:pPr>
              <w:jc w:val="center"/>
              <w:rPr>
                <w:ins w:id="90" w:author="Vinicius Silvestre" w:date="2026-09-19T12:39:00Z"/>
                <w:rFonts w:ascii="Arial" w:hAnsi="Arial" w:cs="Arial"/>
                <w:sz w:val="24"/>
                <w:szCs w:val="24"/>
              </w:rPr>
              <w:pPrChange w:id="91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</w:tc>
      </w:tr>
      <w:tr w:rsidR="00794BF0" w14:paraId="30E1EB2F" w14:textId="77777777" w:rsidTr="00794BF0">
        <w:trPr>
          <w:trHeight w:val="315"/>
          <w:ins w:id="92" w:author="Vinicius Silvestre" w:date="2026-09-19T12:39:00Z"/>
          <w:trPrChange w:id="93" w:author="Vinicius Silvestre" w:date="2026-09-19T13:13:00Z">
            <w:trPr>
              <w:trHeight w:val="315"/>
            </w:trPr>
          </w:trPrChange>
        </w:trPr>
        <w:tc>
          <w:tcPr>
            <w:tcW w:w="777" w:type="dxa"/>
            <w:shd w:val="clear" w:color="auto" w:fill="FFFFFF" w:themeFill="background1"/>
            <w:tcPrChange w:id="94" w:author="Vinicius Silvestre" w:date="2026-09-19T13:13:00Z">
              <w:tcPr>
                <w:tcW w:w="777" w:type="dxa"/>
                <w:shd w:val="clear" w:color="auto" w:fill="F2F2F2" w:themeFill="background1" w:themeFillShade="F2"/>
              </w:tcPr>
            </w:tcPrChange>
          </w:tcPr>
          <w:p w14:paraId="5CC046AA" w14:textId="77777777" w:rsidR="00CC5B15" w:rsidRPr="00F87A45" w:rsidRDefault="00CC5B15">
            <w:pPr>
              <w:jc w:val="center"/>
              <w:rPr>
                <w:ins w:id="95" w:author="Vinicius Silvestre" w:date="2026-09-19T12:39:00Z"/>
                <w:rFonts w:ascii="Arial" w:hAnsi="Arial" w:cs="Arial"/>
                <w:sz w:val="24"/>
                <w:szCs w:val="24"/>
              </w:rPr>
              <w:pPrChange w:id="96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97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3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98" w:author="Vinicius Silvestre" w:date="2026-09-19T13:13:00Z">
              <w:tcPr>
                <w:tcW w:w="4105" w:type="dxa"/>
                <w:shd w:val="clear" w:color="auto" w:fill="F2F2F2" w:themeFill="background1" w:themeFillShade="F2"/>
              </w:tcPr>
            </w:tcPrChange>
          </w:tcPr>
          <w:p w14:paraId="5763C172" w14:textId="77777777" w:rsidR="00CC5B15" w:rsidRPr="00F87A45" w:rsidRDefault="00CC5B15">
            <w:pPr>
              <w:jc w:val="center"/>
              <w:rPr>
                <w:ins w:id="99" w:author="Vinicius Silvestre" w:date="2026-09-19T12:39:00Z"/>
                <w:rFonts w:ascii="Arial" w:hAnsi="Arial" w:cs="Arial"/>
                <w:sz w:val="24"/>
                <w:szCs w:val="24"/>
              </w:rPr>
              <w:pPrChange w:id="100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01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Não existe função para processar as operações</w:t>
              </w:r>
            </w:ins>
          </w:p>
        </w:tc>
        <w:tc>
          <w:tcPr>
            <w:tcW w:w="2683" w:type="dxa"/>
            <w:shd w:val="clear" w:color="auto" w:fill="FFFFFF" w:themeFill="background1"/>
            <w:tcPrChange w:id="102" w:author="Vinicius Silvestre" w:date="2026-09-19T13:13:00Z">
              <w:tcPr>
                <w:tcW w:w="2683" w:type="dxa"/>
                <w:shd w:val="clear" w:color="auto" w:fill="F2F2F2" w:themeFill="background1" w:themeFillShade="F2"/>
              </w:tcPr>
            </w:tcPrChange>
          </w:tcPr>
          <w:p w14:paraId="29011C84" w14:textId="77777777" w:rsidR="00CC5B15" w:rsidRPr="00F87A45" w:rsidRDefault="00CC5B15">
            <w:pPr>
              <w:jc w:val="center"/>
              <w:rPr>
                <w:ins w:id="103" w:author="Vinicius Silvestre" w:date="2026-09-19T12:39:00Z"/>
                <w:rFonts w:ascii="Arial" w:hAnsi="Arial" w:cs="Arial"/>
                <w:sz w:val="24"/>
                <w:szCs w:val="24"/>
              </w:rPr>
              <w:pPrChange w:id="104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05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Pedido/Renovação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106" w:author="Vinicius Silvestre" w:date="2026-09-19T13:13:00Z">
              <w:tcPr>
                <w:tcW w:w="2795" w:type="dxa"/>
                <w:shd w:val="clear" w:color="auto" w:fill="F2F2F2" w:themeFill="background1" w:themeFillShade="F2"/>
              </w:tcPr>
            </w:tcPrChange>
          </w:tcPr>
          <w:p w14:paraId="2AAFAF39" w14:textId="77777777" w:rsidR="00CC5B15" w:rsidRPr="00F87A45" w:rsidRDefault="00CC5B15">
            <w:pPr>
              <w:jc w:val="center"/>
              <w:rPr>
                <w:ins w:id="107" w:author="Vinicius Silvestre" w:date="2026-09-19T12:39:00Z"/>
                <w:rFonts w:ascii="Arial" w:hAnsi="Arial" w:cs="Arial"/>
                <w:sz w:val="24"/>
                <w:szCs w:val="24"/>
              </w:rPr>
              <w:pPrChange w:id="108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09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Dificulta reutilizar e manter o </w:t>
              </w:r>
              <w:proofErr w:type="spellStart"/>
              <w:r w:rsidRPr="00706242">
                <w:rPr>
                  <w:rFonts w:ascii="Arial" w:hAnsi="Arial" w:cs="Arial"/>
                  <w:sz w:val="24"/>
                  <w:szCs w:val="24"/>
                </w:rPr>
                <w:t>códig</w:t>
              </w:r>
              <w:proofErr w:type="spellEnd"/>
            </w:ins>
          </w:p>
        </w:tc>
      </w:tr>
      <w:tr w:rsidR="00794BF0" w14:paraId="3253593F" w14:textId="77777777" w:rsidTr="00794BF0">
        <w:trPr>
          <w:trHeight w:val="260"/>
          <w:ins w:id="110" w:author="Vinicius Silvestre" w:date="2026-09-19T12:39:00Z"/>
          <w:trPrChange w:id="111" w:author="Vinicius Silvestre" w:date="2026-09-19T13:13:00Z">
            <w:trPr>
              <w:trHeight w:val="260"/>
            </w:trPr>
          </w:trPrChange>
        </w:trPr>
        <w:tc>
          <w:tcPr>
            <w:tcW w:w="777" w:type="dxa"/>
            <w:shd w:val="clear" w:color="auto" w:fill="FFFFFF" w:themeFill="background1"/>
            <w:tcPrChange w:id="112" w:author="Vinicius Silvestre" w:date="2026-09-19T13:13:00Z">
              <w:tcPr>
                <w:tcW w:w="777" w:type="dxa"/>
                <w:shd w:val="clear" w:color="auto" w:fill="F2F2F2" w:themeFill="background1" w:themeFillShade="F2"/>
              </w:tcPr>
            </w:tcPrChange>
          </w:tcPr>
          <w:p w14:paraId="66083CDE" w14:textId="77777777" w:rsidR="00CC5B15" w:rsidRPr="00F87A45" w:rsidRDefault="00CC5B15">
            <w:pPr>
              <w:jc w:val="center"/>
              <w:rPr>
                <w:ins w:id="113" w:author="Vinicius Silvestre" w:date="2026-09-19T12:39:00Z"/>
                <w:rFonts w:ascii="Arial" w:hAnsi="Arial" w:cs="Arial"/>
                <w:sz w:val="24"/>
                <w:szCs w:val="24"/>
              </w:rPr>
              <w:pPrChange w:id="114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15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4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116" w:author="Vinicius Silvestre" w:date="2026-09-19T13:13:00Z">
              <w:tcPr>
                <w:tcW w:w="4105" w:type="dxa"/>
                <w:shd w:val="clear" w:color="auto" w:fill="F2F2F2" w:themeFill="background1" w:themeFillShade="F2"/>
              </w:tcPr>
            </w:tcPrChange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CC5B15" w:rsidRPr="00706242" w14:paraId="4C30BFE1" w14:textId="77777777" w:rsidTr="00AD46E7">
              <w:trPr>
                <w:trHeight w:val="82"/>
                <w:tblCellSpacing w:w="15" w:type="dxa"/>
                <w:ins w:id="117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651405D6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118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119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</w:p>
              </w:tc>
            </w:tr>
          </w:tbl>
          <w:p w14:paraId="053DEC1D" w14:textId="77777777" w:rsidR="00CC5B15" w:rsidRPr="00706242" w:rsidRDefault="00CC5B15">
            <w:pPr>
              <w:jc w:val="center"/>
              <w:rPr>
                <w:ins w:id="120" w:author="Vinicius Silvestre" w:date="2026-09-19T12:39:00Z"/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  <w:pPrChange w:id="121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  <w:tbl>
            <w:tblPr>
              <w:tblW w:w="3878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8"/>
            </w:tblGrid>
            <w:tr w:rsidR="00CC5B15" w:rsidRPr="00706242" w14:paraId="62621B6E" w14:textId="77777777" w:rsidTr="00AD46E7">
              <w:trPr>
                <w:trHeight w:val="315"/>
                <w:tblCellSpacing w:w="15" w:type="dxa"/>
                <w:ins w:id="122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3397D20D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123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124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  <w:ins w:id="125" w:author="Vinicius Silvestre" w:date="2026-09-19T12:39:00Z">
                    <w:r w:rsidRPr="00706242">
                      <w:rPr>
                        <w:rFonts w:ascii="Arial" w:eastAsia="Times New Roman" w:hAnsi="Arial" w:cs="Arial"/>
                        <w:sz w:val="24"/>
                        <w:szCs w:val="24"/>
                        <w:lang w:eastAsia="pt-BR"/>
                      </w:rPr>
                      <w:t>Não existe uma função de autenticação</w:t>
                    </w:r>
                  </w:ins>
                </w:p>
              </w:tc>
            </w:tr>
          </w:tbl>
          <w:p w14:paraId="68C33B93" w14:textId="77777777" w:rsidR="00CC5B15" w:rsidRPr="00F87A45" w:rsidRDefault="00CC5B15">
            <w:pPr>
              <w:jc w:val="center"/>
              <w:rPr>
                <w:ins w:id="126" w:author="Vinicius Silvestre" w:date="2026-09-19T12:39:00Z"/>
                <w:rFonts w:ascii="Arial" w:hAnsi="Arial" w:cs="Arial"/>
                <w:sz w:val="24"/>
                <w:szCs w:val="24"/>
              </w:rPr>
              <w:pPrChange w:id="127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</w:tc>
        <w:tc>
          <w:tcPr>
            <w:tcW w:w="2683" w:type="dxa"/>
            <w:shd w:val="clear" w:color="auto" w:fill="FFFFFF" w:themeFill="background1"/>
            <w:tcPrChange w:id="128" w:author="Vinicius Silvestre" w:date="2026-09-19T13:13:00Z">
              <w:tcPr>
                <w:tcW w:w="2683" w:type="dxa"/>
                <w:shd w:val="clear" w:color="auto" w:fill="F2F2F2" w:themeFill="background1" w:themeFillShade="F2"/>
              </w:tcPr>
            </w:tcPrChange>
          </w:tcPr>
          <w:p w14:paraId="24D176D5" w14:textId="77777777" w:rsidR="00CC5B15" w:rsidRPr="00F87A45" w:rsidRDefault="00CC5B15">
            <w:pPr>
              <w:jc w:val="center"/>
              <w:rPr>
                <w:ins w:id="129" w:author="Vinicius Silvestre" w:date="2026-09-19T12:39:00Z"/>
                <w:rFonts w:ascii="Arial" w:hAnsi="Arial" w:cs="Arial"/>
                <w:sz w:val="24"/>
                <w:szCs w:val="24"/>
              </w:rPr>
              <w:pPrChange w:id="130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31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Login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132" w:author="Vinicius Silvestre" w:date="2026-09-19T13:13:00Z">
              <w:tcPr>
                <w:tcW w:w="2795" w:type="dxa"/>
                <w:shd w:val="clear" w:color="auto" w:fill="F2F2F2" w:themeFill="background1" w:themeFillShade="F2"/>
              </w:tcPr>
            </w:tcPrChange>
          </w:tcPr>
          <w:p w14:paraId="12C88998" w14:textId="77777777" w:rsidR="00CC5B15" w:rsidRPr="00F87A45" w:rsidRDefault="00CC5B15">
            <w:pPr>
              <w:jc w:val="center"/>
              <w:rPr>
                <w:ins w:id="133" w:author="Vinicius Silvestre" w:date="2026-09-19T12:39:00Z"/>
                <w:rFonts w:ascii="Arial" w:hAnsi="Arial" w:cs="Arial"/>
                <w:sz w:val="24"/>
                <w:szCs w:val="24"/>
              </w:rPr>
              <w:pPrChange w:id="134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35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A lógica do login fica diretamente no programa principal</w:t>
              </w:r>
            </w:ins>
          </w:p>
        </w:tc>
      </w:tr>
      <w:tr w:rsidR="00794BF0" w14:paraId="0467C3E5" w14:textId="77777777" w:rsidTr="00794BF0">
        <w:trPr>
          <w:trHeight w:val="304"/>
          <w:ins w:id="136" w:author="Vinicius Silvestre" w:date="2026-09-19T12:39:00Z"/>
          <w:trPrChange w:id="137" w:author="Vinicius Silvestre" w:date="2026-09-19T13:13:00Z">
            <w:trPr>
              <w:trHeight w:val="304"/>
            </w:trPr>
          </w:trPrChange>
        </w:trPr>
        <w:tc>
          <w:tcPr>
            <w:tcW w:w="777" w:type="dxa"/>
            <w:shd w:val="clear" w:color="auto" w:fill="FFFFFF" w:themeFill="background1"/>
            <w:tcPrChange w:id="138" w:author="Vinicius Silvestre" w:date="2026-09-19T13:13:00Z">
              <w:tcPr>
                <w:tcW w:w="777" w:type="dxa"/>
                <w:shd w:val="clear" w:color="auto" w:fill="F2F2F2" w:themeFill="background1" w:themeFillShade="F2"/>
              </w:tcPr>
            </w:tcPrChange>
          </w:tcPr>
          <w:p w14:paraId="4293953C" w14:textId="77777777" w:rsidR="00CC5B15" w:rsidRPr="00F87A45" w:rsidRDefault="00CC5B15">
            <w:pPr>
              <w:jc w:val="center"/>
              <w:rPr>
                <w:ins w:id="139" w:author="Vinicius Silvestre" w:date="2026-09-19T12:39:00Z"/>
                <w:rFonts w:ascii="Arial" w:hAnsi="Arial" w:cs="Arial"/>
                <w:sz w:val="24"/>
                <w:szCs w:val="24"/>
              </w:rPr>
              <w:pPrChange w:id="140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41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5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142" w:author="Vinicius Silvestre" w:date="2026-09-19T13:13:00Z">
              <w:tcPr>
                <w:tcW w:w="4105" w:type="dxa"/>
                <w:shd w:val="clear" w:color="auto" w:fill="F2F2F2" w:themeFill="background1" w:themeFillShade="F2"/>
              </w:tcPr>
            </w:tcPrChange>
          </w:tcPr>
          <w:p w14:paraId="32D10659" w14:textId="77777777" w:rsidR="00CC5B15" w:rsidRPr="00F87A45" w:rsidRDefault="00CC5B15">
            <w:pPr>
              <w:jc w:val="center"/>
              <w:rPr>
                <w:ins w:id="143" w:author="Vinicius Silvestre" w:date="2026-09-19T12:39:00Z"/>
                <w:rFonts w:ascii="Arial" w:hAnsi="Arial" w:cs="Arial"/>
                <w:sz w:val="24"/>
                <w:szCs w:val="24"/>
              </w:rPr>
              <w:pPrChange w:id="144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proofErr w:type="spellStart"/>
            <w:ins w:id="145" w:author="Vinicius Silvestre" w:date="2026-09-19T12:39:00Z"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while</w:t>
              </w:r>
              <w:proofErr w:type="spellEnd"/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 xml:space="preserve"> </w:t>
              </w:r>
              <w:proofErr w:type="spellStart"/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True</w:t>
              </w:r>
              <w:proofErr w:type="spellEnd"/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 causa loop infinito</w:t>
              </w:r>
            </w:ins>
          </w:p>
        </w:tc>
        <w:tc>
          <w:tcPr>
            <w:tcW w:w="2683" w:type="dxa"/>
            <w:shd w:val="clear" w:color="auto" w:fill="FFFFFF" w:themeFill="background1"/>
            <w:tcPrChange w:id="146" w:author="Vinicius Silvestre" w:date="2026-09-19T13:13:00Z">
              <w:tcPr>
                <w:tcW w:w="2683" w:type="dxa"/>
                <w:shd w:val="clear" w:color="auto" w:fill="F2F2F2" w:themeFill="background1" w:themeFillShade="F2"/>
              </w:tcPr>
            </w:tcPrChange>
          </w:tcPr>
          <w:p w14:paraId="17ED5F39" w14:textId="77777777" w:rsidR="00CC5B15" w:rsidRPr="00F87A45" w:rsidRDefault="00CC5B15">
            <w:pPr>
              <w:jc w:val="center"/>
              <w:rPr>
                <w:ins w:id="147" w:author="Vinicius Silvestre" w:date="2026-09-19T12:39:00Z"/>
                <w:rFonts w:ascii="Arial" w:hAnsi="Arial" w:cs="Arial"/>
                <w:sz w:val="24"/>
                <w:szCs w:val="24"/>
              </w:rPr>
              <w:pPrChange w:id="148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49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Aprovação do Pedido/Renovação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150" w:author="Vinicius Silvestre" w:date="2026-09-19T13:13:00Z">
              <w:tcPr>
                <w:tcW w:w="2795" w:type="dxa"/>
                <w:shd w:val="clear" w:color="auto" w:fill="F2F2F2" w:themeFill="background1" w:themeFillShade="F2"/>
              </w:tcPr>
            </w:tcPrChange>
          </w:tcPr>
          <w:p w14:paraId="086ACDD9" w14:textId="77777777" w:rsidR="00CC5B15" w:rsidRPr="00F87A45" w:rsidRDefault="00CC5B15">
            <w:pPr>
              <w:jc w:val="center"/>
              <w:rPr>
                <w:ins w:id="151" w:author="Vinicius Silvestre" w:date="2026-09-19T12:39:00Z"/>
                <w:rFonts w:ascii="Arial" w:hAnsi="Arial" w:cs="Arial"/>
                <w:sz w:val="24"/>
                <w:szCs w:val="24"/>
              </w:rPr>
              <w:pPrChange w:id="152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53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O programa fica preso quando o gestor responde 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sim</w:t>
              </w:r>
            </w:ins>
          </w:p>
        </w:tc>
      </w:tr>
      <w:tr w:rsidR="00794BF0" w14:paraId="4D5406F1" w14:textId="77777777" w:rsidTr="00794BF0">
        <w:trPr>
          <w:trHeight w:val="458"/>
          <w:ins w:id="154" w:author="Vinicius Silvestre" w:date="2026-09-19T12:39:00Z"/>
          <w:trPrChange w:id="155" w:author="Vinicius Silvestre" w:date="2026-09-19T13:13:00Z">
            <w:trPr>
              <w:trHeight w:val="458"/>
            </w:trPr>
          </w:trPrChange>
        </w:trPr>
        <w:tc>
          <w:tcPr>
            <w:tcW w:w="777" w:type="dxa"/>
            <w:shd w:val="clear" w:color="auto" w:fill="FFFFFF" w:themeFill="background1"/>
            <w:tcPrChange w:id="156" w:author="Vinicius Silvestre" w:date="2026-09-19T13:13:00Z">
              <w:tcPr>
                <w:tcW w:w="777" w:type="dxa"/>
                <w:shd w:val="clear" w:color="auto" w:fill="F2F2F2" w:themeFill="background1" w:themeFillShade="F2"/>
              </w:tcPr>
            </w:tcPrChange>
          </w:tcPr>
          <w:p w14:paraId="1BD2D54D" w14:textId="77777777" w:rsidR="00CC5B15" w:rsidRPr="00F87A45" w:rsidRDefault="00CC5B15">
            <w:pPr>
              <w:jc w:val="center"/>
              <w:rPr>
                <w:ins w:id="157" w:author="Vinicius Silvestre" w:date="2026-09-19T12:39:00Z"/>
                <w:rFonts w:ascii="Arial" w:hAnsi="Arial" w:cs="Arial"/>
                <w:sz w:val="24"/>
                <w:szCs w:val="24"/>
              </w:rPr>
              <w:pPrChange w:id="158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59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7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160" w:author="Vinicius Silvestre" w:date="2026-09-19T13:13:00Z">
              <w:tcPr>
                <w:tcW w:w="4105" w:type="dxa"/>
                <w:shd w:val="clear" w:color="auto" w:fill="F2F2F2" w:themeFill="background1" w:themeFillShade="F2"/>
              </w:tcPr>
            </w:tcPrChange>
          </w:tcPr>
          <w:p w14:paraId="024DABCA" w14:textId="77777777" w:rsidR="00CC5B15" w:rsidRPr="00F87A45" w:rsidRDefault="00CC5B15">
            <w:pPr>
              <w:jc w:val="center"/>
              <w:rPr>
                <w:ins w:id="161" w:author="Vinicius Silvestre" w:date="2026-09-19T12:39:00Z"/>
                <w:rFonts w:ascii="Arial" w:hAnsi="Arial" w:cs="Arial"/>
                <w:sz w:val="24"/>
                <w:szCs w:val="24"/>
              </w:rPr>
              <w:pPrChange w:id="162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63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A variável </w:t>
              </w:r>
              <w:proofErr w:type="spellStart"/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renovacao</w:t>
              </w:r>
              <w:proofErr w:type="spellEnd"/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 é usada para coisas diferentes</w:t>
              </w:r>
            </w:ins>
          </w:p>
        </w:tc>
        <w:tc>
          <w:tcPr>
            <w:tcW w:w="2683" w:type="dxa"/>
            <w:shd w:val="clear" w:color="auto" w:fill="FFFFFF" w:themeFill="background1"/>
            <w:tcPrChange w:id="164" w:author="Vinicius Silvestre" w:date="2026-09-19T13:13:00Z">
              <w:tcPr>
                <w:tcW w:w="2683" w:type="dxa"/>
                <w:shd w:val="clear" w:color="auto" w:fill="F2F2F2" w:themeFill="background1" w:themeFillShade="F2"/>
              </w:tcPr>
            </w:tcPrChange>
          </w:tcPr>
          <w:p w14:paraId="78C41C6D" w14:textId="77777777" w:rsidR="00CC5B15" w:rsidRPr="00F87A45" w:rsidRDefault="00CC5B15">
            <w:pPr>
              <w:jc w:val="center"/>
              <w:rPr>
                <w:ins w:id="165" w:author="Vinicius Silvestre" w:date="2026-09-19T12:39:00Z"/>
                <w:rFonts w:ascii="Arial" w:hAnsi="Arial" w:cs="Arial"/>
                <w:sz w:val="24"/>
                <w:szCs w:val="24"/>
              </w:rPr>
              <w:pPrChange w:id="166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67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Renovação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168" w:author="Vinicius Silvestre" w:date="2026-09-19T13:13:00Z">
              <w:tcPr>
                <w:tcW w:w="2795" w:type="dxa"/>
                <w:shd w:val="clear" w:color="auto" w:fill="F2F2F2" w:themeFill="background1" w:themeFillShade="F2"/>
              </w:tcPr>
            </w:tcPrChange>
          </w:tcPr>
          <w:p w14:paraId="16837CB6" w14:textId="77777777" w:rsidR="00CC5B15" w:rsidRPr="00F87A45" w:rsidRDefault="00CC5B15">
            <w:pPr>
              <w:jc w:val="center"/>
              <w:rPr>
                <w:ins w:id="169" w:author="Vinicius Silvestre" w:date="2026-09-19T12:39:00Z"/>
                <w:rFonts w:ascii="Arial" w:hAnsi="Arial" w:cs="Arial"/>
                <w:sz w:val="24"/>
                <w:szCs w:val="24"/>
              </w:rPr>
              <w:pPrChange w:id="170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71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Primeiro representa um número e depois recebe 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"sim"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>/</w:t>
              </w:r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"nao"</w:t>
              </w:r>
            </w:ins>
          </w:p>
        </w:tc>
      </w:tr>
      <w:tr w:rsidR="00794BF0" w14:paraId="4FD4E381" w14:textId="77777777" w:rsidTr="00794BF0">
        <w:trPr>
          <w:trHeight w:val="469"/>
          <w:ins w:id="172" w:author="Vinicius Silvestre" w:date="2026-09-19T12:39:00Z"/>
          <w:trPrChange w:id="173" w:author="Vinicius Silvestre" w:date="2026-09-19T13:13:00Z">
            <w:trPr>
              <w:trHeight w:val="469"/>
            </w:trPr>
          </w:trPrChange>
        </w:trPr>
        <w:tc>
          <w:tcPr>
            <w:tcW w:w="777" w:type="dxa"/>
            <w:shd w:val="clear" w:color="auto" w:fill="FFFFFF" w:themeFill="background1"/>
            <w:tcPrChange w:id="174" w:author="Vinicius Silvestre" w:date="2026-09-19T13:13:00Z">
              <w:tcPr>
                <w:tcW w:w="777" w:type="dxa"/>
                <w:shd w:val="clear" w:color="auto" w:fill="F2F2F2" w:themeFill="background1" w:themeFillShade="F2"/>
              </w:tcPr>
            </w:tcPrChange>
          </w:tcPr>
          <w:p w14:paraId="2B9B2790" w14:textId="77777777" w:rsidR="00CC5B15" w:rsidRPr="00F87A45" w:rsidRDefault="00CC5B15">
            <w:pPr>
              <w:jc w:val="center"/>
              <w:rPr>
                <w:ins w:id="175" w:author="Vinicius Silvestre" w:date="2026-09-19T12:39:00Z"/>
                <w:rFonts w:ascii="Arial" w:hAnsi="Arial" w:cs="Arial"/>
                <w:sz w:val="24"/>
                <w:szCs w:val="24"/>
              </w:rPr>
              <w:pPrChange w:id="176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77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8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178" w:author="Vinicius Silvestre" w:date="2026-09-19T13:13:00Z">
              <w:tcPr>
                <w:tcW w:w="4105" w:type="dxa"/>
                <w:shd w:val="clear" w:color="auto" w:fill="F2F2F2" w:themeFill="background1" w:themeFillShade="F2"/>
              </w:tcPr>
            </w:tcPrChange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CC5B15" w:rsidRPr="00706242" w14:paraId="74D5BB37" w14:textId="77777777" w:rsidTr="00AD46E7">
              <w:trPr>
                <w:trHeight w:val="82"/>
                <w:tblCellSpacing w:w="15" w:type="dxa"/>
                <w:ins w:id="179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7A499B3F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180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181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</w:p>
              </w:tc>
            </w:tr>
          </w:tbl>
          <w:p w14:paraId="467C2C95" w14:textId="77777777" w:rsidR="00CC5B15" w:rsidRPr="00706242" w:rsidRDefault="00CC5B15">
            <w:pPr>
              <w:jc w:val="center"/>
              <w:rPr>
                <w:ins w:id="182" w:author="Vinicius Silvestre" w:date="2026-09-19T12:39:00Z"/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  <w:pPrChange w:id="183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  <w:tbl>
            <w:tblPr>
              <w:tblW w:w="3878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8"/>
            </w:tblGrid>
            <w:tr w:rsidR="00CC5B15" w:rsidRPr="00706242" w14:paraId="09904A86" w14:textId="77777777" w:rsidTr="00AD46E7">
              <w:trPr>
                <w:trHeight w:val="315"/>
                <w:tblCellSpacing w:w="15" w:type="dxa"/>
                <w:ins w:id="184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24C736DC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185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186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  <w:ins w:id="187" w:author="Vinicius Silvestre" w:date="2026-09-19T12:39:00Z">
                    <w:r w:rsidRPr="00706242">
                      <w:rPr>
                        <w:rFonts w:ascii="Arial" w:eastAsia="Times New Roman" w:hAnsi="Arial" w:cs="Arial"/>
                        <w:sz w:val="24"/>
                        <w:szCs w:val="24"/>
                        <w:lang w:eastAsia="pt-BR"/>
                      </w:rPr>
                      <w:t>Código de validação de valores está duplicado</w:t>
                    </w:r>
                  </w:ins>
                </w:p>
              </w:tc>
            </w:tr>
          </w:tbl>
          <w:p w14:paraId="7F87BDC8" w14:textId="77777777" w:rsidR="00CC5B15" w:rsidRPr="00F87A45" w:rsidRDefault="00CC5B15">
            <w:pPr>
              <w:jc w:val="center"/>
              <w:rPr>
                <w:ins w:id="188" w:author="Vinicius Silvestre" w:date="2026-09-19T12:39:00Z"/>
                <w:rFonts w:ascii="Arial" w:hAnsi="Arial" w:cs="Arial"/>
                <w:sz w:val="24"/>
                <w:szCs w:val="24"/>
              </w:rPr>
              <w:pPrChange w:id="189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</w:tc>
        <w:tc>
          <w:tcPr>
            <w:tcW w:w="2683" w:type="dxa"/>
            <w:shd w:val="clear" w:color="auto" w:fill="FFFFFF" w:themeFill="background1"/>
            <w:tcPrChange w:id="190" w:author="Vinicius Silvestre" w:date="2026-09-19T13:13:00Z">
              <w:tcPr>
                <w:tcW w:w="2683" w:type="dxa"/>
                <w:shd w:val="clear" w:color="auto" w:fill="F2F2F2" w:themeFill="background1" w:themeFillShade="F2"/>
              </w:tcPr>
            </w:tcPrChange>
          </w:tcPr>
          <w:p w14:paraId="1588B053" w14:textId="77777777" w:rsidR="00CC5B15" w:rsidRPr="00F87A45" w:rsidRDefault="00CC5B15">
            <w:pPr>
              <w:jc w:val="center"/>
              <w:rPr>
                <w:ins w:id="191" w:author="Vinicius Silvestre" w:date="2026-09-19T12:39:00Z"/>
                <w:rFonts w:ascii="Arial" w:hAnsi="Arial" w:cs="Arial"/>
                <w:sz w:val="24"/>
                <w:szCs w:val="24"/>
              </w:rPr>
              <w:pPrChange w:id="192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93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Pedido/Renovação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194" w:author="Vinicius Silvestre" w:date="2026-09-19T13:13:00Z">
              <w:tcPr>
                <w:tcW w:w="2795" w:type="dxa"/>
                <w:shd w:val="clear" w:color="auto" w:fill="F2F2F2" w:themeFill="background1" w:themeFillShade="F2"/>
              </w:tcPr>
            </w:tcPrChange>
          </w:tcPr>
          <w:p w14:paraId="37E10DA2" w14:textId="77777777" w:rsidR="00CC5B15" w:rsidRPr="00F87A45" w:rsidRDefault="00CC5B15">
            <w:pPr>
              <w:jc w:val="center"/>
              <w:rPr>
                <w:ins w:id="195" w:author="Vinicius Silvestre" w:date="2026-09-19T12:39:00Z"/>
                <w:rFonts w:ascii="Arial" w:hAnsi="Arial" w:cs="Arial"/>
                <w:sz w:val="24"/>
                <w:szCs w:val="24"/>
              </w:rPr>
              <w:pPrChange w:id="196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197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A mesma lógica aparece duas vezes</w:t>
              </w:r>
            </w:ins>
          </w:p>
        </w:tc>
      </w:tr>
      <w:tr w:rsidR="00794BF0" w14:paraId="08EC967C" w14:textId="77777777" w:rsidTr="00794BF0">
        <w:trPr>
          <w:trHeight w:val="630"/>
          <w:ins w:id="198" w:author="Vinicius Silvestre" w:date="2026-09-19T12:39:00Z"/>
          <w:trPrChange w:id="199" w:author="Vinicius Silvestre" w:date="2026-09-19T13:13:00Z">
            <w:trPr>
              <w:trHeight w:val="630"/>
            </w:trPr>
          </w:trPrChange>
        </w:trPr>
        <w:tc>
          <w:tcPr>
            <w:tcW w:w="777" w:type="dxa"/>
            <w:shd w:val="clear" w:color="auto" w:fill="FFFFFF" w:themeFill="background1"/>
            <w:tcPrChange w:id="200" w:author="Vinicius Silvestre" w:date="2026-09-19T13:13:00Z">
              <w:tcPr>
                <w:tcW w:w="777" w:type="dxa"/>
                <w:shd w:val="clear" w:color="auto" w:fill="F2F2F2" w:themeFill="background1" w:themeFillShade="F2"/>
              </w:tcPr>
            </w:tcPrChange>
          </w:tcPr>
          <w:p w14:paraId="3528BC08" w14:textId="77777777" w:rsidR="00CC5B15" w:rsidRPr="00F87A45" w:rsidRDefault="00CC5B15">
            <w:pPr>
              <w:jc w:val="center"/>
              <w:rPr>
                <w:ins w:id="201" w:author="Vinicius Silvestre" w:date="2026-09-19T12:39:00Z"/>
                <w:rFonts w:ascii="Arial" w:hAnsi="Arial" w:cs="Arial"/>
                <w:sz w:val="24"/>
                <w:szCs w:val="24"/>
              </w:rPr>
              <w:pPrChange w:id="202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203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9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204" w:author="Vinicius Silvestre" w:date="2026-09-19T13:13:00Z">
              <w:tcPr>
                <w:tcW w:w="4105" w:type="dxa"/>
                <w:shd w:val="clear" w:color="auto" w:fill="F2F2F2" w:themeFill="background1" w:themeFillShade="F2"/>
              </w:tcPr>
            </w:tcPrChange>
          </w:tcPr>
          <w:p w14:paraId="76C25585" w14:textId="77777777" w:rsidR="00CC5B15" w:rsidRPr="00F87A45" w:rsidRDefault="00CC5B15">
            <w:pPr>
              <w:jc w:val="center"/>
              <w:rPr>
                <w:ins w:id="205" w:author="Vinicius Silvestre" w:date="2026-09-19T12:39:00Z"/>
                <w:rFonts w:ascii="Arial" w:hAnsi="Arial" w:cs="Arial"/>
                <w:sz w:val="24"/>
                <w:szCs w:val="24"/>
              </w:rPr>
              <w:pPrChange w:id="206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207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Valores monetários não são exibidos com 2 casas</w:t>
              </w:r>
            </w:ins>
          </w:p>
        </w:tc>
        <w:tc>
          <w:tcPr>
            <w:tcW w:w="2683" w:type="dxa"/>
            <w:shd w:val="clear" w:color="auto" w:fill="FFFFFF" w:themeFill="background1"/>
            <w:tcPrChange w:id="208" w:author="Vinicius Silvestre" w:date="2026-09-19T13:13:00Z">
              <w:tcPr>
                <w:tcW w:w="2683" w:type="dxa"/>
                <w:shd w:val="clear" w:color="auto" w:fill="F2F2F2" w:themeFill="background1" w:themeFillShade="F2"/>
              </w:tcPr>
            </w:tcPrChange>
          </w:tcPr>
          <w:p w14:paraId="1857CE9F" w14:textId="77777777" w:rsidR="00CC5B15" w:rsidRPr="00F87A45" w:rsidRDefault="00CC5B15">
            <w:pPr>
              <w:jc w:val="center"/>
              <w:rPr>
                <w:ins w:id="209" w:author="Vinicius Silvestre" w:date="2026-09-19T12:39:00Z"/>
                <w:rFonts w:ascii="Arial" w:hAnsi="Arial" w:cs="Arial"/>
                <w:sz w:val="24"/>
                <w:szCs w:val="24"/>
              </w:rPr>
              <w:pPrChange w:id="210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proofErr w:type="gramStart"/>
            <w:ins w:id="211" w:author="Vinicius Silvestre" w:date="2026-09-19T12:39:00Z"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print(</w:t>
              </w:r>
              <w:proofErr w:type="gramEnd"/>
              <w:r w:rsidRPr="00706242">
                <w:rPr>
                  <w:rStyle w:val="CdigoHTML"/>
                  <w:rFonts w:ascii="Arial" w:eastAsiaTheme="majorEastAsia" w:hAnsi="Arial" w:cs="Arial"/>
                  <w:sz w:val="24"/>
                  <w:szCs w:val="24"/>
                </w:rPr>
                <w:t>)</w:t>
              </w:r>
              <w:r w:rsidRPr="00706242">
                <w:rPr>
                  <w:rFonts w:ascii="Arial" w:hAnsi="Arial" w:cs="Arial"/>
                  <w:sz w:val="24"/>
                  <w:szCs w:val="24"/>
                </w:rPr>
                <w:t xml:space="preserve"> dos valores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212" w:author="Vinicius Silvestre" w:date="2026-09-19T13:13:00Z">
              <w:tcPr>
                <w:tcW w:w="2795" w:type="dxa"/>
                <w:shd w:val="clear" w:color="auto" w:fill="F2F2F2" w:themeFill="background1" w:themeFillShade="F2"/>
              </w:tcPr>
            </w:tcPrChange>
          </w:tcPr>
          <w:p w14:paraId="7B9E749D" w14:textId="77777777" w:rsidR="00CC5B15" w:rsidRPr="00F87A45" w:rsidRDefault="00CC5B15">
            <w:pPr>
              <w:jc w:val="center"/>
              <w:rPr>
                <w:ins w:id="213" w:author="Vinicius Silvestre" w:date="2026-09-19T12:39:00Z"/>
                <w:rFonts w:ascii="Arial" w:hAnsi="Arial" w:cs="Arial"/>
                <w:sz w:val="24"/>
                <w:szCs w:val="24"/>
              </w:rPr>
              <w:pPrChange w:id="214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215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A atividade exige formato monetário com duas casas decimais</w:t>
              </w:r>
            </w:ins>
          </w:p>
        </w:tc>
      </w:tr>
      <w:tr w:rsidR="00794BF0" w14:paraId="61CECDEB" w14:textId="77777777" w:rsidTr="00794BF0">
        <w:trPr>
          <w:trHeight w:val="729"/>
          <w:ins w:id="216" w:author="Vinicius Silvestre" w:date="2026-09-19T12:39:00Z"/>
          <w:trPrChange w:id="217" w:author="Vinicius Silvestre" w:date="2026-09-19T13:13:00Z">
            <w:trPr>
              <w:trHeight w:val="729"/>
            </w:trPr>
          </w:trPrChange>
        </w:trPr>
        <w:tc>
          <w:tcPr>
            <w:tcW w:w="777" w:type="dxa"/>
            <w:shd w:val="clear" w:color="auto" w:fill="FFFFFF" w:themeFill="background1"/>
            <w:tcPrChange w:id="218" w:author="Vinicius Silvestre" w:date="2026-09-19T13:13:00Z">
              <w:tcPr>
                <w:tcW w:w="777" w:type="dxa"/>
                <w:shd w:val="clear" w:color="auto" w:fill="F2F2F2" w:themeFill="background1" w:themeFillShade="F2"/>
              </w:tcPr>
            </w:tcPrChange>
          </w:tcPr>
          <w:p w14:paraId="7755D8CD" w14:textId="77777777" w:rsidR="00CC5B15" w:rsidRPr="00F87A45" w:rsidRDefault="00CC5B15">
            <w:pPr>
              <w:jc w:val="center"/>
              <w:rPr>
                <w:ins w:id="219" w:author="Vinicius Silvestre" w:date="2026-09-19T12:39:00Z"/>
                <w:rFonts w:ascii="Arial" w:hAnsi="Arial" w:cs="Arial"/>
                <w:sz w:val="24"/>
                <w:szCs w:val="24"/>
              </w:rPr>
              <w:pPrChange w:id="220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221" w:author="Vinicius Silvestre" w:date="2026-09-19T12:39:00Z">
              <w:r w:rsidRPr="00F87A45">
                <w:rPr>
                  <w:rFonts w:ascii="Arial" w:hAnsi="Arial" w:cs="Arial"/>
                  <w:sz w:val="24"/>
                  <w:szCs w:val="24"/>
                </w:rPr>
                <w:t>10</w:t>
              </w:r>
            </w:ins>
          </w:p>
        </w:tc>
        <w:tc>
          <w:tcPr>
            <w:tcW w:w="4105" w:type="dxa"/>
            <w:shd w:val="clear" w:color="auto" w:fill="FFFFFF" w:themeFill="background1"/>
            <w:tcPrChange w:id="222" w:author="Vinicius Silvestre" w:date="2026-09-19T13:13:00Z">
              <w:tcPr>
                <w:tcW w:w="4105" w:type="dxa"/>
                <w:shd w:val="clear" w:color="auto" w:fill="F2F2F2" w:themeFill="background1" w:themeFillShade="F2"/>
              </w:tcPr>
            </w:tcPrChange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CC5B15" w:rsidRPr="00706242" w14:paraId="32D5478F" w14:textId="77777777" w:rsidTr="00AD46E7">
              <w:trPr>
                <w:trHeight w:val="82"/>
                <w:tblCellSpacing w:w="15" w:type="dxa"/>
                <w:ins w:id="223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336B34CC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224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225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</w:p>
              </w:tc>
            </w:tr>
          </w:tbl>
          <w:p w14:paraId="3B26FD6F" w14:textId="77777777" w:rsidR="00CC5B15" w:rsidRPr="00706242" w:rsidRDefault="00CC5B15">
            <w:pPr>
              <w:jc w:val="center"/>
              <w:rPr>
                <w:ins w:id="226" w:author="Vinicius Silvestre" w:date="2026-09-19T12:39:00Z"/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  <w:pPrChange w:id="227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  <w:tbl>
            <w:tblPr>
              <w:tblW w:w="3878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8"/>
            </w:tblGrid>
            <w:tr w:rsidR="00CC5B15" w:rsidRPr="00706242" w14:paraId="52B38CA3" w14:textId="77777777" w:rsidTr="00AD46E7">
              <w:trPr>
                <w:trHeight w:val="315"/>
                <w:tblCellSpacing w:w="15" w:type="dxa"/>
                <w:ins w:id="228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61D565E9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229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230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  <w:ins w:id="231" w:author="Vinicius Silvestre" w:date="2026-09-19T12:39:00Z">
                    <w:r w:rsidRPr="00706242">
                      <w:rPr>
                        <w:rFonts w:ascii="Arial" w:eastAsia="Times New Roman" w:hAnsi="Arial" w:cs="Arial"/>
                        <w:sz w:val="24"/>
                        <w:szCs w:val="24"/>
                        <w:lang w:eastAsia="pt-BR"/>
                      </w:rPr>
                      <w:t>A organização do código dificulta manutenção</w:t>
                    </w:r>
                  </w:ins>
                </w:p>
              </w:tc>
            </w:tr>
          </w:tbl>
          <w:p w14:paraId="4D271FC2" w14:textId="77777777" w:rsidR="00CC5B15" w:rsidRPr="00F87A45" w:rsidRDefault="00CC5B15">
            <w:pPr>
              <w:jc w:val="center"/>
              <w:rPr>
                <w:ins w:id="232" w:author="Vinicius Silvestre" w:date="2026-09-19T12:39:00Z"/>
                <w:rFonts w:ascii="Arial" w:hAnsi="Arial" w:cs="Arial"/>
                <w:sz w:val="24"/>
                <w:szCs w:val="24"/>
              </w:rPr>
              <w:pPrChange w:id="233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</w:tc>
        <w:tc>
          <w:tcPr>
            <w:tcW w:w="2683" w:type="dxa"/>
            <w:shd w:val="clear" w:color="auto" w:fill="FFFFFF" w:themeFill="background1"/>
            <w:tcPrChange w:id="234" w:author="Vinicius Silvestre" w:date="2026-09-19T13:13:00Z">
              <w:tcPr>
                <w:tcW w:w="2683" w:type="dxa"/>
                <w:shd w:val="clear" w:color="auto" w:fill="F2F2F2" w:themeFill="background1" w:themeFillShade="F2"/>
              </w:tcPr>
            </w:tcPrChange>
          </w:tcPr>
          <w:p w14:paraId="70FA2772" w14:textId="77777777" w:rsidR="00CC5B15" w:rsidRPr="00F87A45" w:rsidRDefault="00CC5B15">
            <w:pPr>
              <w:jc w:val="center"/>
              <w:rPr>
                <w:ins w:id="235" w:author="Vinicius Silvestre" w:date="2026-09-19T12:39:00Z"/>
                <w:rFonts w:ascii="Arial" w:hAnsi="Arial" w:cs="Arial"/>
                <w:sz w:val="24"/>
                <w:szCs w:val="24"/>
              </w:rPr>
              <w:pPrChange w:id="236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  <w:ins w:id="237" w:author="Vinicius Silvestre" w:date="2026-09-19T12:39:00Z">
              <w:r w:rsidRPr="00706242">
                <w:rPr>
                  <w:rFonts w:ascii="Arial" w:hAnsi="Arial" w:cs="Arial"/>
                  <w:sz w:val="24"/>
                  <w:szCs w:val="24"/>
                </w:rPr>
                <w:t>Programa inteiro</w:t>
              </w:r>
            </w:ins>
          </w:p>
        </w:tc>
        <w:tc>
          <w:tcPr>
            <w:tcW w:w="2795" w:type="dxa"/>
            <w:shd w:val="clear" w:color="auto" w:fill="FFFFFF" w:themeFill="background1"/>
            <w:tcPrChange w:id="238" w:author="Vinicius Silvestre" w:date="2026-09-19T13:13:00Z">
              <w:tcPr>
                <w:tcW w:w="2795" w:type="dxa"/>
                <w:shd w:val="clear" w:color="auto" w:fill="F2F2F2" w:themeFill="background1" w:themeFillShade="F2"/>
              </w:tcPr>
            </w:tcPrChange>
          </w:tcPr>
          <w:tbl>
            <w:tblPr>
              <w:tblW w:w="1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CC5B15" w:rsidRPr="00706242" w14:paraId="66C01206" w14:textId="77777777" w:rsidTr="00AD46E7">
              <w:trPr>
                <w:trHeight w:val="82"/>
                <w:tblCellSpacing w:w="15" w:type="dxa"/>
                <w:ins w:id="239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47C835AD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240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241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</w:p>
              </w:tc>
            </w:tr>
          </w:tbl>
          <w:p w14:paraId="71806AC2" w14:textId="77777777" w:rsidR="00CC5B15" w:rsidRPr="00706242" w:rsidRDefault="00CC5B15">
            <w:pPr>
              <w:jc w:val="center"/>
              <w:rPr>
                <w:ins w:id="242" w:author="Vinicius Silvestre" w:date="2026-09-19T12:39:00Z"/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  <w:pPrChange w:id="243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  <w:tbl>
            <w:tblPr>
              <w:tblW w:w="2567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7"/>
            </w:tblGrid>
            <w:tr w:rsidR="00CC5B15" w:rsidRPr="00706242" w14:paraId="3B221E18" w14:textId="77777777" w:rsidTr="00AD46E7">
              <w:trPr>
                <w:trHeight w:val="472"/>
                <w:tblCellSpacing w:w="15" w:type="dxa"/>
                <w:ins w:id="244" w:author="Vinicius Silvestre" w:date="2026-09-19T12:39:00Z"/>
              </w:trPr>
              <w:tc>
                <w:tcPr>
                  <w:tcW w:w="0" w:type="auto"/>
                  <w:vAlign w:val="center"/>
                  <w:hideMark/>
                </w:tcPr>
                <w:p w14:paraId="668C9AF9" w14:textId="77777777" w:rsidR="00CC5B15" w:rsidRPr="00706242" w:rsidRDefault="00CC5B15" w:rsidP="000C3A36">
                  <w:pPr>
                    <w:framePr w:hSpace="141" w:wrap="around" w:vAnchor="text" w:hAnchor="margin" w:y="-185"/>
                    <w:spacing w:after="0" w:line="240" w:lineRule="auto"/>
                    <w:jc w:val="center"/>
                    <w:rPr>
                      <w:ins w:id="245" w:author="Vinicius Silvestre" w:date="2026-09-19T12:39:00Z"/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pPrChange w:id="246" w:author="Vinicius Silvestre" w:date="2026-09-19T12:41:00Z">
                      <w:pPr>
                        <w:framePr w:hSpace="141" w:wrap="around" w:vAnchor="text" w:hAnchor="margin" w:y="-125"/>
                        <w:spacing w:after="0" w:line="240" w:lineRule="auto"/>
                        <w:jc w:val="center"/>
                      </w:pPr>
                    </w:pPrChange>
                  </w:pPr>
                  <w:ins w:id="247" w:author="Vinicius Silvestre" w:date="2026-09-19T12:39:00Z">
                    <w:r w:rsidRPr="00706242">
                      <w:rPr>
                        <w:rFonts w:ascii="Arial" w:eastAsia="Times New Roman" w:hAnsi="Arial" w:cs="Arial"/>
                        <w:sz w:val="24"/>
                        <w:szCs w:val="24"/>
                        <w:lang w:eastAsia="pt-BR"/>
                      </w:rPr>
                      <w:t>A lógica está toda concentrada no programa principal</w:t>
                    </w:r>
                  </w:ins>
                </w:p>
              </w:tc>
            </w:tr>
          </w:tbl>
          <w:p w14:paraId="26E95E2E" w14:textId="77777777" w:rsidR="00CC5B15" w:rsidRPr="00F87A45" w:rsidRDefault="00CC5B15">
            <w:pPr>
              <w:jc w:val="center"/>
              <w:rPr>
                <w:ins w:id="248" w:author="Vinicius Silvestre" w:date="2026-09-19T12:39:00Z"/>
                <w:rFonts w:ascii="Arial" w:hAnsi="Arial" w:cs="Arial"/>
                <w:sz w:val="24"/>
                <w:szCs w:val="24"/>
              </w:rPr>
              <w:pPrChange w:id="249" w:author="Vinicius Silvestre" w:date="2026-09-19T12:41:00Z">
                <w:pPr>
                  <w:framePr w:hSpace="141" w:wrap="around" w:vAnchor="text" w:hAnchor="margin" w:y="-125"/>
                  <w:jc w:val="center"/>
                </w:pPr>
              </w:pPrChange>
            </w:pPr>
          </w:p>
        </w:tc>
      </w:tr>
    </w:tbl>
    <w:p w14:paraId="55BEADF3" w14:textId="77777777" w:rsidR="00CC5B15" w:rsidRDefault="00CC5B15" w:rsidP="00CC5B15">
      <w:pPr>
        <w:spacing w:after="17"/>
        <w:rPr>
          <w:ins w:id="250" w:author="Vinicius Silvestre" w:date="2026-09-19T12:38:00Z"/>
        </w:rPr>
      </w:pPr>
    </w:p>
    <w:p w14:paraId="0F242D9B" w14:textId="77777777" w:rsidR="00CC5B15" w:rsidRDefault="00CC5B15" w:rsidP="00CC5B15">
      <w:pPr>
        <w:spacing w:after="17"/>
        <w:rPr>
          <w:ins w:id="251" w:author="Vinicius Silvestre" w:date="2026-09-19T12:38:00Z"/>
        </w:rPr>
      </w:pPr>
    </w:p>
    <w:p w14:paraId="79F63D1E" w14:textId="77777777" w:rsidR="00CC5B15" w:rsidRDefault="00CC5B15" w:rsidP="00CC5B15">
      <w:pPr>
        <w:spacing w:after="17"/>
        <w:rPr>
          <w:ins w:id="252" w:author="Vinicius Silvestre" w:date="2026-09-19T12:38:00Z"/>
        </w:rPr>
      </w:pPr>
    </w:p>
    <w:p w14:paraId="76938F5F" w14:textId="77777777" w:rsidR="00CC5B15" w:rsidRDefault="00CC5B15" w:rsidP="00CC5B15">
      <w:pPr>
        <w:spacing w:after="17"/>
        <w:rPr>
          <w:ins w:id="253" w:author="Vinicius Silvestre" w:date="2026-09-19T12:38:00Z"/>
        </w:rPr>
      </w:pPr>
    </w:p>
    <w:p w14:paraId="15F029DF" w14:textId="77777777" w:rsidR="00CC5B15" w:rsidRDefault="00CC5B15" w:rsidP="00CC5B15">
      <w:pPr>
        <w:spacing w:after="17"/>
        <w:rPr>
          <w:ins w:id="254" w:author="Vinicius Silvestre" w:date="2026-09-19T12:38:00Z"/>
        </w:rPr>
      </w:pPr>
    </w:p>
    <w:p w14:paraId="39831B51" w14:textId="77777777" w:rsidR="00CC5B15" w:rsidDel="00CC5B15" w:rsidRDefault="00CC5B15">
      <w:pPr>
        <w:spacing w:after="17"/>
        <w:rPr>
          <w:del w:id="255" w:author="Vinicius Silvestre" w:date="2026-09-19T12:41:00Z"/>
        </w:rPr>
        <w:pPrChange w:id="256" w:author="Vinicius Silvestre" w:date="2026-09-19T12:38:00Z">
          <w:pPr>
            <w:numPr>
              <w:numId w:val="2"/>
            </w:numPr>
            <w:spacing w:after="17"/>
            <w:ind w:left="822" w:hanging="350"/>
          </w:pPr>
        </w:pPrChange>
      </w:pPr>
    </w:p>
    <w:p w14:paraId="75BBBAF4" w14:textId="77777777" w:rsidR="000977D8" w:rsidDel="00CC5B15" w:rsidRDefault="000977D8" w:rsidP="000977D8">
      <w:pPr>
        <w:numPr>
          <w:ilvl w:val="0"/>
          <w:numId w:val="2"/>
        </w:numPr>
        <w:spacing w:after="17"/>
        <w:ind w:left="822" w:hanging="350"/>
        <w:rPr>
          <w:del w:id="257" w:author="Vinicius Silvestre" w:date="2026-09-19T12:41:00Z"/>
        </w:rPr>
      </w:pPr>
      <w:del w:id="258" w:author="Vinicius Silvestre" w:date="2026-09-19T12:41:00Z">
        <w:r w:rsidDel="00CC5B15">
          <w:rPr>
            <w:rFonts w:ascii="Times New Roman" w:eastAsia="Times New Roman" w:hAnsi="Times New Roman" w:cs="Times New Roman"/>
            <w:color w:val="212121"/>
            <w:sz w:val="23"/>
          </w:rPr>
          <w:delText>estrutura da autenticação;</w:delText>
        </w:r>
        <w:r w:rsidDel="00CC5B15">
          <w:rPr>
            <w:rFonts w:ascii="Times New Roman" w:eastAsia="Times New Roman" w:hAnsi="Times New Roman" w:cs="Times New Roman"/>
            <w:sz w:val="23"/>
          </w:rPr>
          <w:delText></w:delText>
        </w:r>
      </w:del>
    </w:p>
    <w:p w14:paraId="3E001C40" w14:textId="77777777" w:rsidR="000977D8" w:rsidDel="00CC5B15" w:rsidRDefault="000977D8" w:rsidP="000977D8">
      <w:pPr>
        <w:numPr>
          <w:ilvl w:val="0"/>
          <w:numId w:val="2"/>
        </w:numPr>
        <w:spacing w:after="17"/>
        <w:ind w:left="822" w:hanging="350"/>
        <w:rPr>
          <w:del w:id="259" w:author="Vinicius Silvestre" w:date="2026-09-19T12:41:00Z"/>
        </w:rPr>
      </w:pPr>
      <w:del w:id="260" w:author="Vinicius Silvestre" w:date="2026-09-19T12:41:00Z">
        <w:r w:rsidDel="00CC5B15">
          <w:rPr>
            <w:rFonts w:ascii="Times New Roman" w:eastAsia="Times New Roman" w:hAnsi="Times New Roman" w:cs="Times New Roman"/>
            <w:color w:val="212121"/>
            <w:sz w:val="23"/>
          </w:rPr>
          <w:delText>mensagens e formatação dos valores;</w:delText>
        </w:r>
        <w:r w:rsidDel="00CC5B15">
          <w:rPr>
            <w:rFonts w:ascii="Times New Roman" w:eastAsia="Times New Roman" w:hAnsi="Times New Roman" w:cs="Times New Roman"/>
            <w:sz w:val="23"/>
          </w:rPr>
          <w:delText></w:delText>
        </w:r>
      </w:del>
    </w:p>
    <w:p w14:paraId="25489599" w14:textId="77777777" w:rsidR="000977D8" w:rsidDel="00CC5B15" w:rsidRDefault="000977D8" w:rsidP="000977D8">
      <w:pPr>
        <w:numPr>
          <w:ilvl w:val="0"/>
          <w:numId w:val="2"/>
        </w:numPr>
        <w:spacing w:after="17"/>
        <w:ind w:left="822" w:hanging="350"/>
        <w:rPr>
          <w:del w:id="261" w:author="Vinicius Silvestre" w:date="2026-09-19T12:41:00Z"/>
        </w:rPr>
      </w:pPr>
      <w:del w:id="262" w:author="Vinicius Silvestre" w:date="2026-09-19T12:41:00Z">
        <w:r w:rsidDel="00CC5B15">
          <w:rPr>
            <w:rFonts w:ascii="Times New Roman" w:eastAsia="Times New Roman" w:hAnsi="Times New Roman" w:cs="Times New Roman"/>
            <w:color w:val="212121"/>
            <w:sz w:val="23"/>
          </w:rPr>
          <w:delText>estruturas condicionais e repetição;</w:delText>
        </w:r>
        <w:r w:rsidDel="00CC5B15">
          <w:rPr>
            <w:rFonts w:ascii="Times New Roman" w:eastAsia="Times New Roman" w:hAnsi="Times New Roman" w:cs="Times New Roman"/>
            <w:sz w:val="23"/>
          </w:rPr>
          <w:delText></w:delText>
        </w:r>
      </w:del>
    </w:p>
    <w:p w14:paraId="6C9FD9F5" w14:textId="77777777" w:rsidR="000977D8" w:rsidDel="00CC5B15" w:rsidRDefault="000977D8" w:rsidP="000977D8">
      <w:pPr>
        <w:numPr>
          <w:ilvl w:val="0"/>
          <w:numId w:val="2"/>
        </w:numPr>
        <w:spacing w:after="17"/>
        <w:ind w:left="822" w:hanging="350"/>
        <w:rPr>
          <w:del w:id="263" w:author="Vinicius Silvestre" w:date="2026-09-19T12:41:00Z"/>
        </w:rPr>
      </w:pPr>
      <w:del w:id="264" w:author="Vinicius Silvestre" w:date="2026-09-19T12:41:00Z">
        <w:r w:rsidDel="00CC5B15">
          <w:rPr>
            <w:rFonts w:ascii="Times New Roman" w:eastAsia="Times New Roman" w:hAnsi="Times New Roman" w:cs="Times New Roman"/>
            <w:color w:val="212121"/>
            <w:sz w:val="23"/>
          </w:rPr>
          <w:delText>código que não deveria ser alcançado ou executado;</w:delText>
        </w:r>
        <w:r w:rsidDel="00CC5B15">
          <w:rPr>
            <w:rFonts w:ascii="Times New Roman" w:eastAsia="Times New Roman" w:hAnsi="Times New Roman" w:cs="Times New Roman"/>
            <w:sz w:val="23"/>
          </w:rPr>
          <w:delText></w:delText>
        </w:r>
      </w:del>
    </w:p>
    <w:p w14:paraId="4B7981DE" w14:textId="77777777" w:rsidR="000977D8" w:rsidDel="00CC5B15" w:rsidRDefault="000977D8" w:rsidP="000977D8">
      <w:pPr>
        <w:numPr>
          <w:ilvl w:val="0"/>
          <w:numId w:val="2"/>
        </w:numPr>
        <w:spacing w:after="17"/>
        <w:ind w:left="822" w:hanging="350"/>
        <w:rPr>
          <w:del w:id="265" w:author="Vinicius Silvestre" w:date="2026-09-19T12:41:00Z"/>
        </w:rPr>
      </w:pPr>
      <w:del w:id="266" w:author="Vinicius Silvestre" w:date="2026-09-19T12:41:00Z">
        <w:r w:rsidDel="00CC5B15">
          <w:rPr>
            <w:rFonts w:ascii="Times New Roman" w:eastAsia="Times New Roman" w:hAnsi="Times New Roman" w:cs="Times New Roman"/>
            <w:color w:val="212121"/>
            <w:sz w:val="23"/>
          </w:rPr>
          <w:delText>tratamento das respostas do gestor.</w:delText>
        </w:r>
        <w:r w:rsidDel="00CC5B15">
          <w:rPr>
            <w:rFonts w:ascii="Times New Roman" w:eastAsia="Times New Roman" w:hAnsi="Times New Roman" w:cs="Times New Roman"/>
            <w:sz w:val="21"/>
          </w:rPr>
          <w:delText></w:delText>
        </w:r>
      </w:del>
    </w:p>
    <w:tbl>
      <w:tblPr>
        <w:tblStyle w:val="Tabelacomgrade"/>
        <w:tblW w:w="10915" w:type="dxa"/>
        <w:tblInd w:w="-572" w:type="dxa"/>
        <w:tblLook w:val="04A0" w:firstRow="1" w:lastRow="0" w:firstColumn="1" w:lastColumn="0" w:noHBand="0" w:noVBand="1"/>
      </w:tblPr>
      <w:tblGrid>
        <w:gridCol w:w="1326"/>
        <w:gridCol w:w="134"/>
        <w:gridCol w:w="3575"/>
        <w:gridCol w:w="701"/>
        <w:gridCol w:w="1773"/>
        <w:gridCol w:w="866"/>
        <w:gridCol w:w="1883"/>
        <w:gridCol w:w="657"/>
        <w:tblGridChange w:id="267">
          <w:tblGrid>
            <w:gridCol w:w="1326"/>
            <w:gridCol w:w="134"/>
            <w:gridCol w:w="256"/>
            <w:gridCol w:w="2434"/>
            <w:gridCol w:w="885"/>
            <w:gridCol w:w="701"/>
            <w:gridCol w:w="848"/>
            <w:gridCol w:w="925"/>
            <w:gridCol w:w="866"/>
            <w:gridCol w:w="643"/>
            <w:gridCol w:w="1240"/>
            <w:gridCol w:w="657"/>
            <w:gridCol w:w="537"/>
          </w:tblGrid>
        </w:tblGridChange>
      </w:tblGrid>
      <w:tr w:rsidR="00F87A45" w:rsidDel="00F87A45" w14:paraId="40607480" w14:textId="77777777" w:rsidTr="00F87A45">
        <w:trPr>
          <w:gridAfter w:val="1"/>
          <w:wAfter w:w="657" w:type="dxa"/>
          <w:del w:id="268" w:author="Vinicius Silvestre" w:date="2026-09-19T12:27:00Z"/>
        </w:trPr>
        <w:tc>
          <w:tcPr>
            <w:tcW w:w="1326" w:type="dxa"/>
            <w:shd w:val="clear" w:color="auto" w:fill="A23C33" w:themeFill="accent4"/>
          </w:tcPr>
          <w:p w14:paraId="0F77F0DA" w14:textId="77777777" w:rsidR="000977D8" w:rsidRPr="000977D8" w:rsidDel="00F87A45" w:rsidRDefault="000977D8" w:rsidP="000977D8">
            <w:pPr>
              <w:jc w:val="center"/>
              <w:rPr>
                <w:del w:id="269" w:author="Vinicius Silvestre" w:date="2026-09-19T12:27:00Z"/>
                <w:rFonts w:ascii="Arial" w:hAnsi="Arial" w:cs="Arial"/>
                <w:color w:val="FFFFFF" w:themeColor="background1"/>
                <w:sz w:val="32"/>
                <w:szCs w:val="32"/>
                <w:rPrChange w:id="270" w:author="Vinicius Silvestre" w:date="2026-09-19T12:20:00Z">
                  <w:rPr>
                    <w:del w:id="271" w:author="Vinicius Silvestre" w:date="2026-09-19T12:27:00Z"/>
                    <w:rFonts w:ascii="Arial" w:hAnsi="Arial" w:cs="Arial"/>
                    <w:color w:val="FFFFFF" w:themeColor="background1"/>
                    <w:sz w:val="24"/>
                    <w:szCs w:val="24"/>
                  </w:rPr>
                </w:rPrChange>
              </w:rPr>
            </w:pPr>
            <w:del w:id="272" w:author="Vinicius Silvestre" w:date="2026-09-19T12:27:00Z">
              <w:r w:rsidRPr="000977D8" w:rsidDel="00F87A45">
                <w:rPr>
                  <w:rFonts w:ascii="Arial" w:hAnsi="Arial" w:cs="Arial"/>
                  <w:color w:val="FFFFFF" w:themeColor="background1"/>
                  <w:sz w:val="32"/>
                  <w:szCs w:val="32"/>
                  <w:rPrChange w:id="273" w:author="Vinicius Silvestre" w:date="2026-09-19T12:20:00Z"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rPrChange>
                </w:rPr>
                <w:delText>N</w:delText>
              </w:r>
            </w:del>
          </w:p>
        </w:tc>
        <w:tc>
          <w:tcPr>
            <w:tcW w:w="3709" w:type="dxa"/>
            <w:gridSpan w:val="2"/>
            <w:shd w:val="clear" w:color="auto" w:fill="A23C33" w:themeFill="accent4"/>
          </w:tcPr>
          <w:p w14:paraId="075F8E73" w14:textId="77777777" w:rsidR="000977D8" w:rsidRPr="000977D8" w:rsidDel="00F87A45" w:rsidRDefault="000977D8" w:rsidP="000977D8">
            <w:pPr>
              <w:rPr>
                <w:del w:id="274" w:author="Vinicius Silvestre" w:date="2026-09-19T12:27:00Z"/>
                <w:rFonts w:ascii="Arial" w:hAnsi="Arial" w:cs="Arial"/>
                <w:color w:val="FFFFFF" w:themeColor="background1"/>
                <w:sz w:val="32"/>
                <w:szCs w:val="32"/>
                <w:rPrChange w:id="275" w:author="Vinicius Silvestre" w:date="2026-09-19T12:20:00Z">
                  <w:rPr>
                    <w:del w:id="276" w:author="Vinicius Silvestre" w:date="2026-09-19T12:27:00Z"/>
                    <w:rFonts w:ascii="Arial" w:hAnsi="Arial" w:cs="Arial"/>
                    <w:color w:val="FFFFFF" w:themeColor="background1"/>
                    <w:sz w:val="24"/>
                    <w:szCs w:val="24"/>
                  </w:rPr>
                </w:rPrChange>
              </w:rPr>
            </w:pPr>
          </w:p>
        </w:tc>
        <w:tc>
          <w:tcPr>
            <w:tcW w:w="2474" w:type="dxa"/>
            <w:gridSpan w:val="2"/>
            <w:shd w:val="clear" w:color="auto" w:fill="A23C33" w:themeFill="accent4"/>
          </w:tcPr>
          <w:p w14:paraId="77E88E8B" w14:textId="77777777" w:rsidR="000977D8" w:rsidRPr="000977D8" w:rsidDel="00F87A45" w:rsidRDefault="000977D8" w:rsidP="000977D8">
            <w:pPr>
              <w:rPr>
                <w:del w:id="277" w:author="Vinicius Silvestre" w:date="2026-09-19T12:27:00Z"/>
                <w:rFonts w:ascii="Arial" w:hAnsi="Arial" w:cs="Arial"/>
                <w:color w:val="FFFFFF" w:themeColor="background1"/>
                <w:sz w:val="32"/>
                <w:szCs w:val="32"/>
                <w:rPrChange w:id="278" w:author="Vinicius Silvestre" w:date="2026-09-19T12:20:00Z">
                  <w:rPr>
                    <w:del w:id="279" w:author="Vinicius Silvestre" w:date="2026-09-19T12:27:00Z"/>
                    <w:rFonts w:ascii="Arial" w:hAnsi="Arial" w:cs="Arial"/>
                    <w:color w:val="FFFFFF" w:themeColor="background1"/>
                    <w:sz w:val="24"/>
                    <w:szCs w:val="24"/>
                  </w:rPr>
                </w:rPrChange>
              </w:rPr>
            </w:pPr>
          </w:p>
        </w:tc>
        <w:tc>
          <w:tcPr>
            <w:tcW w:w="2749" w:type="dxa"/>
            <w:gridSpan w:val="2"/>
            <w:shd w:val="clear" w:color="auto" w:fill="A23C33" w:themeFill="accent4"/>
          </w:tcPr>
          <w:p w14:paraId="2FB15040" w14:textId="77777777" w:rsidR="000977D8" w:rsidRPr="000977D8" w:rsidDel="00F87A45" w:rsidRDefault="000977D8" w:rsidP="000977D8">
            <w:pPr>
              <w:rPr>
                <w:del w:id="280" w:author="Vinicius Silvestre" w:date="2026-09-19T12:27:00Z"/>
                <w:rFonts w:ascii="Arial" w:hAnsi="Arial" w:cs="Arial"/>
                <w:color w:val="FFFFFF" w:themeColor="background1"/>
                <w:sz w:val="32"/>
                <w:szCs w:val="32"/>
                <w:rPrChange w:id="281" w:author="Vinicius Silvestre" w:date="2026-09-19T12:20:00Z">
                  <w:rPr>
                    <w:del w:id="282" w:author="Vinicius Silvestre" w:date="2026-09-19T12:27:00Z"/>
                    <w:rFonts w:ascii="Arial" w:hAnsi="Arial" w:cs="Arial"/>
                    <w:color w:val="FFFFFF" w:themeColor="background1"/>
                    <w:sz w:val="24"/>
                    <w:szCs w:val="24"/>
                  </w:rPr>
                </w:rPrChange>
              </w:rPr>
            </w:pPr>
          </w:p>
        </w:tc>
      </w:tr>
      <w:tr w:rsidR="000977D8" w:rsidDel="00F87A45" w14:paraId="67067303" w14:textId="77777777" w:rsidTr="00F87A45">
        <w:tblPrEx>
          <w:tblW w:w="10915" w:type="dxa"/>
          <w:tblInd w:w="-572" w:type="dxa"/>
          <w:tblPrExChange w:id="283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trHeight w:val="674"/>
          <w:del w:id="284" w:author="Vinicius Silvestre" w:date="2026-09-19T12:27:00Z"/>
          <w:trPrChange w:id="285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286" w:author="Vinicius Silvestre" w:date="2026-09-19T12:26:00Z">
              <w:tcPr>
                <w:tcW w:w="2434" w:type="dxa"/>
              </w:tcPr>
            </w:tcPrChange>
          </w:tcPr>
          <w:p w14:paraId="4F6236C1" w14:textId="77777777" w:rsidR="000977D8" w:rsidRPr="00F87A45" w:rsidDel="00F87A45" w:rsidRDefault="000977D8">
            <w:pPr>
              <w:jc w:val="center"/>
              <w:rPr>
                <w:del w:id="287" w:author="Vinicius Silvestre" w:date="2026-09-19T12:27:00Z"/>
                <w:rFonts w:ascii="Arial" w:hAnsi="Arial" w:cs="Arial"/>
                <w:sz w:val="24"/>
                <w:szCs w:val="24"/>
              </w:rPr>
              <w:pPrChange w:id="288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289" w:author="Vinicius Silvestre" w:date="2026-09-19T12:26:00Z">
              <w:tcPr>
                <w:tcW w:w="2434" w:type="dxa"/>
                <w:gridSpan w:val="3"/>
              </w:tcPr>
            </w:tcPrChange>
          </w:tcPr>
          <w:p w14:paraId="05DB654E" w14:textId="77777777" w:rsidR="000977D8" w:rsidRPr="00F87A45" w:rsidDel="00F87A45" w:rsidRDefault="000977D8">
            <w:pPr>
              <w:jc w:val="center"/>
              <w:rPr>
                <w:del w:id="290" w:author="Vinicius Silvestre" w:date="2026-09-19T12:27:00Z"/>
                <w:rFonts w:ascii="Arial" w:hAnsi="Arial" w:cs="Arial"/>
                <w:sz w:val="24"/>
                <w:szCs w:val="24"/>
              </w:rPr>
              <w:pPrChange w:id="291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292" w:author="Vinicius Silvestre" w:date="2026-09-19T12:26:00Z">
              <w:tcPr>
                <w:tcW w:w="2434" w:type="dxa"/>
                <w:gridSpan w:val="3"/>
              </w:tcPr>
            </w:tcPrChange>
          </w:tcPr>
          <w:p w14:paraId="4CCA16FC" w14:textId="77777777" w:rsidR="000977D8" w:rsidRPr="00F87A45" w:rsidDel="00F87A45" w:rsidRDefault="000977D8">
            <w:pPr>
              <w:jc w:val="center"/>
              <w:rPr>
                <w:del w:id="293" w:author="Vinicius Silvestre" w:date="2026-09-19T12:27:00Z"/>
                <w:rFonts w:ascii="Arial" w:hAnsi="Arial" w:cs="Arial"/>
                <w:sz w:val="24"/>
                <w:szCs w:val="24"/>
              </w:rPr>
              <w:pPrChange w:id="294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295" w:author="Vinicius Silvestre" w:date="2026-09-19T12:26:00Z">
              <w:tcPr>
                <w:tcW w:w="2434" w:type="dxa"/>
                <w:gridSpan w:val="3"/>
              </w:tcPr>
            </w:tcPrChange>
          </w:tcPr>
          <w:p w14:paraId="7FE09D7B" w14:textId="77777777" w:rsidR="000977D8" w:rsidRPr="00F87A45" w:rsidDel="00F87A45" w:rsidRDefault="000977D8">
            <w:pPr>
              <w:jc w:val="center"/>
              <w:rPr>
                <w:del w:id="296" w:author="Vinicius Silvestre" w:date="2026-09-19T12:27:00Z"/>
                <w:rFonts w:ascii="Arial" w:hAnsi="Arial" w:cs="Arial"/>
                <w:sz w:val="24"/>
                <w:szCs w:val="24"/>
              </w:rPr>
              <w:pPrChange w:id="297" w:author="Vinicius Silvestre" w:date="2026-09-19T12:26:00Z">
                <w:pPr/>
              </w:pPrChange>
            </w:pPr>
          </w:p>
        </w:tc>
      </w:tr>
      <w:tr w:rsidR="000977D8" w:rsidDel="00F87A45" w14:paraId="25852BC2" w14:textId="77777777" w:rsidTr="00F87A45">
        <w:tblPrEx>
          <w:tblW w:w="10915" w:type="dxa"/>
          <w:tblInd w:w="-572" w:type="dxa"/>
          <w:tblPrExChange w:id="298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trHeight w:val="690"/>
          <w:del w:id="299" w:author="Vinicius Silvestre" w:date="2026-09-19T12:27:00Z"/>
          <w:trPrChange w:id="300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301" w:author="Vinicius Silvestre" w:date="2026-09-19T12:26:00Z">
              <w:tcPr>
                <w:tcW w:w="2434" w:type="dxa"/>
              </w:tcPr>
            </w:tcPrChange>
          </w:tcPr>
          <w:p w14:paraId="7D7739B0" w14:textId="77777777" w:rsidR="000977D8" w:rsidRPr="00F87A45" w:rsidDel="00F87A45" w:rsidRDefault="000977D8">
            <w:pPr>
              <w:jc w:val="center"/>
              <w:rPr>
                <w:del w:id="302" w:author="Vinicius Silvestre" w:date="2026-09-19T12:27:00Z"/>
                <w:rFonts w:ascii="Arial" w:hAnsi="Arial" w:cs="Arial"/>
                <w:sz w:val="24"/>
                <w:szCs w:val="24"/>
              </w:rPr>
              <w:pPrChange w:id="303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304" w:author="Vinicius Silvestre" w:date="2026-09-19T12:26:00Z">
              <w:tcPr>
                <w:tcW w:w="2434" w:type="dxa"/>
                <w:gridSpan w:val="3"/>
              </w:tcPr>
            </w:tcPrChange>
          </w:tcPr>
          <w:p w14:paraId="61ED21F3" w14:textId="77777777" w:rsidR="000977D8" w:rsidRPr="00F87A45" w:rsidDel="00F87A45" w:rsidRDefault="000977D8">
            <w:pPr>
              <w:jc w:val="center"/>
              <w:rPr>
                <w:del w:id="305" w:author="Vinicius Silvestre" w:date="2026-09-19T12:27:00Z"/>
                <w:rFonts w:ascii="Arial" w:hAnsi="Arial" w:cs="Arial"/>
                <w:sz w:val="24"/>
                <w:szCs w:val="24"/>
              </w:rPr>
              <w:pPrChange w:id="306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307" w:author="Vinicius Silvestre" w:date="2026-09-19T12:26:00Z">
              <w:tcPr>
                <w:tcW w:w="2434" w:type="dxa"/>
                <w:gridSpan w:val="3"/>
              </w:tcPr>
            </w:tcPrChange>
          </w:tcPr>
          <w:p w14:paraId="613C61C9" w14:textId="77777777" w:rsidR="000977D8" w:rsidRPr="00F87A45" w:rsidDel="00F87A45" w:rsidRDefault="000977D8">
            <w:pPr>
              <w:jc w:val="center"/>
              <w:rPr>
                <w:del w:id="308" w:author="Vinicius Silvestre" w:date="2026-09-19T12:27:00Z"/>
                <w:rFonts w:ascii="Arial" w:hAnsi="Arial" w:cs="Arial"/>
                <w:sz w:val="24"/>
                <w:szCs w:val="24"/>
              </w:rPr>
              <w:pPrChange w:id="309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310" w:author="Vinicius Silvestre" w:date="2026-09-19T12:26:00Z">
              <w:tcPr>
                <w:tcW w:w="2434" w:type="dxa"/>
                <w:gridSpan w:val="3"/>
              </w:tcPr>
            </w:tcPrChange>
          </w:tcPr>
          <w:p w14:paraId="6480352F" w14:textId="77777777" w:rsidR="000977D8" w:rsidRPr="00F87A45" w:rsidDel="00F87A45" w:rsidRDefault="000977D8">
            <w:pPr>
              <w:jc w:val="center"/>
              <w:rPr>
                <w:del w:id="311" w:author="Vinicius Silvestre" w:date="2026-09-19T12:27:00Z"/>
                <w:rFonts w:ascii="Arial" w:hAnsi="Arial" w:cs="Arial"/>
                <w:sz w:val="24"/>
                <w:szCs w:val="24"/>
              </w:rPr>
              <w:pPrChange w:id="312" w:author="Vinicius Silvestre" w:date="2026-09-19T12:26:00Z">
                <w:pPr/>
              </w:pPrChange>
            </w:pPr>
          </w:p>
        </w:tc>
      </w:tr>
      <w:tr w:rsidR="000977D8" w:rsidDel="00F87A45" w14:paraId="21658587" w14:textId="77777777" w:rsidTr="00F87A45">
        <w:tblPrEx>
          <w:tblW w:w="10915" w:type="dxa"/>
          <w:tblInd w:w="-572" w:type="dxa"/>
          <w:tblPrExChange w:id="313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del w:id="314" w:author="Vinicius Silvestre" w:date="2026-09-19T12:27:00Z"/>
          <w:trPrChange w:id="315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316" w:author="Vinicius Silvestre" w:date="2026-09-19T12:26:00Z">
              <w:tcPr>
                <w:tcW w:w="2434" w:type="dxa"/>
              </w:tcPr>
            </w:tcPrChange>
          </w:tcPr>
          <w:p w14:paraId="00EC8999" w14:textId="77777777" w:rsidR="000977D8" w:rsidRPr="00F87A45" w:rsidDel="00F87A45" w:rsidRDefault="000977D8">
            <w:pPr>
              <w:jc w:val="center"/>
              <w:rPr>
                <w:del w:id="317" w:author="Vinicius Silvestre" w:date="2026-09-19T12:27:00Z"/>
                <w:rFonts w:ascii="Arial" w:hAnsi="Arial" w:cs="Arial"/>
                <w:sz w:val="24"/>
                <w:szCs w:val="24"/>
              </w:rPr>
              <w:pPrChange w:id="318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319" w:author="Vinicius Silvestre" w:date="2026-09-19T12:26:00Z">
              <w:tcPr>
                <w:tcW w:w="2434" w:type="dxa"/>
                <w:gridSpan w:val="3"/>
              </w:tcPr>
            </w:tcPrChange>
          </w:tcPr>
          <w:p w14:paraId="0D675713" w14:textId="77777777" w:rsidR="000977D8" w:rsidRPr="00F87A45" w:rsidDel="00F87A45" w:rsidRDefault="000977D8">
            <w:pPr>
              <w:jc w:val="center"/>
              <w:rPr>
                <w:del w:id="320" w:author="Vinicius Silvestre" w:date="2026-09-19T12:27:00Z"/>
                <w:rFonts w:ascii="Arial" w:hAnsi="Arial" w:cs="Arial"/>
                <w:sz w:val="24"/>
                <w:szCs w:val="24"/>
              </w:rPr>
              <w:pPrChange w:id="321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322" w:author="Vinicius Silvestre" w:date="2026-09-19T12:26:00Z">
              <w:tcPr>
                <w:tcW w:w="2434" w:type="dxa"/>
                <w:gridSpan w:val="3"/>
              </w:tcPr>
            </w:tcPrChange>
          </w:tcPr>
          <w:p w14:paraId="508438FD" w14:textId="77777777" w:rsidR="000977D8" w:rsidRPr="00F87A45" w:rsidDel="00F87A45" w:rsidRDefault="000977D8">
            <w:pPr>
              <w:jc w:val="center"/>
              <w:rPr>
                <w:del w:id="323" w:author="Vinicius Silvestre" w:date="2026-09-19T12:27:00Z"/>
                <w:rFonts w:ascii="Arial" w:hAnsi="Arial" w:cs="Arial"/>
                <w:sz w:val="24"/>
                <w:szCs w:val="24"/>
              </w:rPr>
              <w:pPrChange w:id="324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325" w:author="Vinicius Silvestre" w:date="2026-09-19T12:26:00Z">
              <w:tcPr>
                <w:tcW w:w="2434" w:type="dxa"/>
                <w:gridSpan w:val="3"/>
              </w:tcPr>
            </w:tcPrChange>
          </w:tcPr>
          <w:p w14:paraId="7B8B1304" w14:textId="77777777" w:rsidR="000977D8" w:rsidRPr="00F87A45" w:rsidDel="00F87A45" w:rsidRDefault="000977D8">
            <w:pPr>
              <w:jc w:val="center"/>
              <w:rPr>
                <w:del w:id="326" w:author="Vinicius Silvestre" w:date="2026-09-19T12:27:00Z"/>
                <w:rFonts w:ascii="Arial" w:hAnsi="Arial" w:cs="Arial"/>
                <w:sz w:val="24"/>
                <w:szCs w:val="24"/>
              </w:rPr>
              <w:pPrChange w:id="327" w:author="Vinicius Silvestre" w:date="2026-09-19T12:26:00Z">
                <w:pPr/>
              </w:pPrChange>
            </w:pPr>
          </w:p>
        </w:tc>
      </w:tr>
      <w:tr w:rsidR="000977D8" w:rsidDel="00F87A45" w14:paraId="4EF66D74" w14:textId="77777777" w:rsidTr="00F87A45">
        <w:tblPrEx>
          <w:tblW w:w="10915" w:type="dxa"/>
          <w:tblInd w:w="-572" w:type="dxa"/>
          <w:tblPrExChange w:id="328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del w:id="329" w:author="Vinicius Silvestre" w:date="2026-09-19T12:27:00Z"/>
          <w:trPrChange w:id="330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331" w:author="Vinicius Silvestre" w:date="2026-09-19T12:26:00Z">
              <w:tcPr>
                <w:tcW w:w="2434" w:type="dxa"/>
              </w:tcPr>
            </w:tcPrChange>
          </w:tcPr>
          <w:p w14:paraId="4EC0564C" w14:textId="77777777" w:rsidR="000977D8" w:rsidRPr="00F87A45" w:rsidDel="00F87A45" w:rsidRDefault="000977D8">
            <w:pPr>
              <w:jc w:val="center"/>
              <w:rPr>
                <w:del w:id="332" w:author="Vinicius Silvestre" w:date="2026-09-19T12:27:00Z"/>
                <w:rFonts w:ascii="Arial" w:hAnsi="Arial" w:cs="Arial"/>
                <w:sz w:val="24"/>
                <w:szCs w:val="24"/>
              </w:rPr>
              <w:pPrChange w:id="333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334" w:author="Vinicius Silvestre" w:date="2026-09-19T12:26:00Z">
              <w:tcPr>
                <w:tcW w:w="2434" w:type="dxa"/>
                <w:gridSpan w:val="3"/>
              </w:tcPr>
            </w:tcPrChange>
          </w:tcPr>
          <w:p w14:paraId="43BB7BAC" w14:textId="77777777" w:rsidR="000977D8" w:rsidRPr="00F87A45" w:rsidDel="00F87A45" w:rsidRDefault="000977D8">
            <w:pPr>
              <w:jc w:val="center"/>
              <w:rPr>
                <w:del w:id="335" w:author="Vinicius Silvestre" w:date="2026-09-19T12:27:00Z"/>
                <w:rFonts w:ascii="Arial" w:hAnsi="Arial" w:cs="Arial"/>
                <w:sz w:val="24"/>
                <w:szCs w:val="24"/>
              </w:rPr>
              <w:pPrChange w:id="336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337" w:author="Vinicius Silvestre" w:date="2026-09-19T12:26:00Z">
              <w:tcPr>
                <w:tcW w:w="2434" w:type="dxa"/>
                <w:gridSpan w:val="3"/>
              </w:tcPr>
            </w:tcPrChange>
          </w:tcPr>
          <w:p w14:paraId="0A845C11" w14:textId="77777777" w:rsidR="000977D8" w:rsidRPr="00F87A45" w:rsidDel="00F87A45" w:rsidRDefault="000977D8">
            <w:pPr>
              <w:jc w:val="center"/>
              <w:rPr>
                <w:del w:id="338" w:author="Vinicius Silvestre" w:date="2026-09-19T12:27:00Z"/>
                <w:rFonts w:ascii="Arial" w:hAnsi="Arial" w:cs="Arial"/>
                <w:sz w:val="24"/>
                <w:szCs w:val="24"/>
              </w:rPr>
              <w:pPrChange w:id="339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340" w:author="Vinicius Silvestre" w:date="2026-09-19T12:26:00Z">
              <w:tcPr>
                <w:tcW w:w="2434" w:type="dxa"/>
                <w:gridSpan w:val="3"/>
              </w:tcPr>
            </w:tcPrChange>
          </w:tcPr>
          <w:p w14:paraId="12CC9ED8" w14:textId="77777777" w:rsidR="000977D8" w:rsidRPr="00F87A45" w:rsidDel="00F87A45" w:rsidRDefault="000977D8">
            <w:pPr>
              <w:jc w:val="center"/>
              <w:rPr>
                <w:del w:id="341" w:author="Vinicius Silvestre" w:date="2026-09-19T12:27:00Z"/>
                <w:rFonts w:ascii="Arial" w:hAnsi="Arial" w:cs="Arial"/>
                <w:sz w:val="24"/>
                <w:szCs w:val="24"/>
              </w:rPr>
              <w:pPrChange w:id="342" w:author="Vinicius Silvestre" w:date="2026-09-19T12:26:00Z">
                <w:pPr/>
              </w:pPrChange>
            </w:pPr>
          </w:p>
        </w:tc>
      </w:tr>
      <w:tr w:rsidR="000977D8" w:rsidDel="00F87A45" w14:paraId="582E2124" w14:textId="77777777" w:rsidTr="00F87A45">
        <w:tblPrEx>
          <w:tblW w:w="10915" w:type="dxa"/>
          <w:tblInd w:w="-572" w:type="dxa"/>
          <w:tblPrExChange w:id="343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del w:id="344" w:author="Vinicius Silvestre" w:date="2026-09-19T12:27:00Z"/>
          <w:trPrChange w:id="345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346" w:author="Vinicius Silvestre" w:date="2026-09-19T12:26:00Z">
              <w:tcPr>
                <w:tcW w:w="2434" w:type="dxa"/>
              </w:tcPr>
            </w:tcPrChange>
          </w:tcPr>
          <w:p w14:paraId="5ED1E2B1" w14:textId="77777777" w:rsidR="000977D8" w:rsidRPr="00F87A45" w:rsidDel="00F87A45" w:rsidRDefault="000977D8">
            <w:pPr>
              <w:jc w:val="center"/>
              <w:rPr>
                <w:del w:id="347" w:author="Vinicius Silvestre" w:date="2026-09-19T12:27:00Z"/>
                <w:rFonts w:ascii="Arial" w:hAnsi="Arial" w:cs="Arial"/>
                <w:sz w:val="24"/>
                <w:szCs w:val="24"/>
              </w:rPr>
              <w:pPrChange w:id="348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349" w:author="Vinicius Silvestre" w:date="2026-09-19T12:26:00Z">
              <w:tcPr>
                <w:tcW w:w="2434" w:type="dxa"/>
                <w:gridSpan w:val="3"/>
              </w:tcPr>
            </w:tcPrChange>
          </w:tcPr>
          <w:p w14:paraId="34F27B31" w14:textId="77777777" w:rsidR="000977D8" w:rsidRPr="00F87A45" w:rsidDel="00F87A45" w:rsidRDefault="000977D8">
            <w:pPr>
              <w:jc w:val="center"/>
              <w:rPr>
                <w:del w:id="350" w:author="Vinicius Silvestre" w:date="2026-09-19T12:27:00Z"/>
                <w:rFonts w:ascii="Arial" w:hAnsi="Arial" w:cs="Arial"/>
                <w:sz w:val="24"/>
                <w:szCs w:val="24"/>
              </w:rPr>
              <w:pPrChange w:id="351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352" w:author="Vinicius Silvestre" w:date="2026-09-19T12:26:00Z">
              <w:tcPr>
                <w:tcW w:w="2434" w:type="dxa"/>
                <w:gridSpan w:val="3"/>
              </w:tcPr>
            </w:tcPrChange>
          </w:tcPr>
          <w:p w14:paraId="556CC6F0" w14:textId="77777777" w:rsidR="000977D8" w:rsidRPr="00F87A45" w:rsidDel="00F87A45" w:rsidRDefault="000977D8">
            <w:pPr>
              <w:jc w:val="center"/>
              <w:rPr>
                <w:del w:id="353" w:author="Vinicius Silvestre" w:date="2026-09-19T12:27:00Z"/>
                <w:rFonts w:ascii="Arial" w:hAnsi="Arial" w:cs="Arial"/>
                <w:sz w:val="24"/>
                <w:szCs w:val="24"/>
              </w:rPr>
              <w:pPrChange w:id="354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355" w:author="Vinicius Silvestre" w:date="2026-09-19T12:26:00Z">
              <w:tcPr>
                <w:tcW w:w="2434" w:type="dxa"/>
                <w:gridSpan w:val="3"/>
              </w:tcPr>
            </w:tcPrChange>
          </w:tcPr>
          <w:p w14:paraId="4918D19C" w14:textId="77777777" w:rsidR="000977D8" w:rsidRPr="00F87A45" w:rsidDel="00F87A45" w:rsidRDefault="000977D8">
            <w:pPr>
              <w:jc w:val="center"/>
              <w:rPr>
                <w:del w:id="356" w:author="Vinicius Silvestre" w:date="2026-09-19T12:27:00Z"/>
                <w:rFonts w:ascii="Arial" w:hAnsi="Arial" w:cs="Arial"/>
                <w:sz w:val="24"/>
                <w:szCs w:val="24"/>
              </w:rPr>
              <w:pPrChange w:id="357" w:author="Vinicius Silvestre" w:date="2026-09-19T12:26:00Z">
                <w:pPr/>
              </w:pPrChange>
            </w:pPr>
          </w:p>
        </w:tc>
      </w:tr>
      <w:tr w:rsidR="000977D8" w:rsidDel="00F87A45" w14:paraId="7930863B" w14:textId="77777777" w:rsidTr="00F87A45">
        <w:tblPrEx>
          <w:tblW w:w="10915" w:type="dxa"/>
          <w:tblInd w:w="-572" w:type="dxa"/>
          <w:tblPrExChange w:id="358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del w:id="359" w:author="Vinicius Silvestre" w:date="2026-09-19T12:25:00Z"/>
          <w:trPrChange w:id="360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361" w:author="Vinicius Silvestre" w:date="2026-09-19T12:26:00Z">
              <w:tcPr>
                <w:tcW w:w="2434" w:type="dxa"/>
              </w:tcPr>
            </w:tcPrChange>
          </w:tcPr>
          <w:p w14:paraId="7CBA4940" w14:textId="77777777" w:rsidR="000977D8" w:rsidRPr="00F87A45" w:rsidDel="00F87A45" w:rsidRDefault="000977D8">
            <w:pPr>
              <w:jc w:val="center"/>
              <w:rPr>
                <w:del w:id="362" w:author="Vinicius Silvestre" w:date="2026-09-19T12:25:00Z"/>
                <w:rFonts w:ascii="Arial" w:hAnsi="Arial" w:cs="Arial"/>
                <w:sz w:val="24"/>
                <w:szCs w:val="24"/>
              </w:rPr>
              <w:pPrChange w:id="363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364" w:author="Vinicius Silvestre" w:date="2026-09-19T12:26:00Z">
              <w:tcPr>
                <w:tcW w:w="2434" w:type="dxa"/>
                <w:gridSpan w:val="3"/>
              </w:tcPr>
            </w:tcPrChange>
          </w:tcPr>
          <w:p w14:paraId="11992107" w14:textId="77777777" w:rsidR="000977D8" w:rsidRPr="00F87A45" w:rsidDel="00F87A45" w:rsidRDefault="000977D8">
            <w:pPr>
              <w:jc w:val="center"/>
              <w:rPr>
                <w:del w:id="365" w:author="Vinicius Silvestre" w:date="2026-09-19T12:25:00Z"/>
                <w:rFonts w:ascii="Arial" w:hAnsi="Arial" w:cs="Arial"/>
                <w:sz w:val="24"/>
                <w:szCs w:val="24"/>
              </w:rPr>
              <w:pPrChange w:id="366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367" w:author="Vinicius Silvestre" w:date="2026-09-19T12:26:00Z">
              <w:tcPr>
                <w:tcW w:w="2434" w:type="dxa"/>
                <w:gridSpan w:val="3"/>
              </w:tcPr>
            </w:tcPrChange>
          </w:tcPr>
          <w:p w14:paraId="3A94B7ED" w14:textId="77777777" w:rsidR="000977D8" w:rsidRPr="00F87A45" w:rsidDel="00F87A45" w:rsidRDefault="000977D8">
            <w:pPr>
              <w:jc w:val="center"/>
              <w:rPr>
                <w:del w:id="368" w:author="Vinicius Silvestre" w:date="2026-09-19T12:25:00Z"/>
                <w:rFonts w:ascii="Arial" w:hAnsi="Arial" w:cs="Arial"/>
                <w:sz w:val="24"/>
                <w:szCs w:val="24"/>
              </w:rPr>
              <w:pPrChange w:id="369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370" w:author="Vinicius Silvestre" w:date="2026-09-19T12:26:00Z">
              <w:tcPr>
                <w:tcW w:w="2434" w:type="dxa"/>
                <w:gridSpan w:val="3"/>
              </w:tcPr>
            </w:tcPrChange>
          </w:tcPr>
          <w:p w14:paraId="7660C348" w14:textId="77777777" w:rsidR="000977D8" w:rsidRPr="00F87A45" w:rsidDel="00F87A45" w:rsidRDefault="000977D8">
            <w:pPr>
              <w:jc w:val="center"/>
              <w:rPr>
                <w:del w:id="371" w:author="Vinicius Silvestre" w:date="2026-09-19T12:25:00Z"/>
                <w:rFonts w:ascii="Arial" w:hAnsi="Arial" w:cs="Arial"/>
                <w:sz w:val="24"/>
                <w:szCs w:val="24"/>
              </w:rPr>
              <w:pPrChange w:id="372" w:author="Vinicius Silvestre" w:date="2026-09-19T12:26:00Z">
                <w:pPr/>
              </w:pPrChange>
            </w:pPr>
          </w:p>
        </w:tc>
      </w:tr>
      <w:tr w:rsidR="000977D8" w:rsidDel="00F87A45" w14:paraId="77BB729D" w14:textId="77777777" w:rsidTr="00F87A45">
        <w:tblPrEx>
          <w:tblW w:w="10915" w:type="dxa"/>
          <w:tblInd w:w="-572" w:type="dxa"/>
          <w:tblPrExChange w:id="373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del w:id="374" w:author="Vinicius Silvestre" w:date="2026-09-19T12:27:00Z"/>
          <w:trPrChange w:id="375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376" w:author="Vinicius Silvestre" w:date="2026-09-19T12:26:00Z">
              <w:tcPr>
                <w:tcW w:w="2434" w:type="dxa"/>
              </w:tcPr>
            </w:tcPrChange>
          </w:tcPr>
          <w:p w14:paraId="559A86FC" w14:textId="77777777" w:rsidR="000977D8" w:rsidRPr="00F87A45" w:rsidDel="00F87A45" w:rsidRDefault="000977D8">
            <w:pPr>
              <w:jc w:val="center"/>
              <w:rPr>
                <w:del w:id="377" w:author="Vinicius Silvestre" w:date="2026-09-19T12:27:00Z"/>
                <w:rFonts w:ascii="Arial" w:hAnsi="Arial" w:cs="Arial"/>
                <w:sz w:val="24"/>
                <w:szCs w:val="24"/>
              </w:rPr>
              <w:pPrChange w:id="378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379" w:author="Vinicius Silvestre" w:date="2026-09-19T12:26:00Z">
              <w:tcPr>
                <w:tcW w:w="2434" w:type="dxa"/>
                <w:gridSpan w:val="3"/>
              </w:tcPr>
            </w:tcPrChange>
          </w:tcPr>
          <w:p w14:paraId="24394DA3" w14:textId="77777777" w:rsidR="000977D8" w:rsidRPr="00F87A45" w:rsidDel="00F87A45" w:rsidRDefault="000977D8">
            <w:pPr>
              <w:jc w:val="center"/>
              <w:rPr>
                <w:del w:id="380" w:author="Vinicius Silvestre" w:date="2026-09-19T12:27:00Z"/>
                <w:rFonts w:ascii="Arial" w:hAnsi="Arial" w:cs="Arial"/>
                <w:sz w:val="24"/>
                <w:szCs w:val="24"/>
              </w:rPr>
              <w:pPrChange w:id="381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382" w:author="Vinicius Silvestre" w:date="2026-09-19T12:26:00Z">
              <w:tcPr>
                <w:tcW w:w="2434" w:type="dxa"/>
                <w:gridSpan w:val="3"/>
              </w:tcPr>
            </w:tcPrChange>
          </w:tcPr>
          <w:p w14:paraId="456422C2" w14:textId="77777777" w:rsidR="000977D8" w:rsidRPr="00F87A45" w:rsidDel="00F87A45" w:rsidRDefault="000977D8">
            <w:pPr>
              <w:jc w:val="center"/>
              <w:rPr>
                <w:del w:id="383" w:author="Vinicius Silvestre" w:date="2026-09-19T12:27:00Z"/>
                <w:rFonts w:ascii="Arial" w:hAnsi="Arial" w:cs="Arial"/>
                <w:sz w:val="24"/>
                <w:szCs w:val="24"/>
              </w:rPr>
              <w:pPrChange w:id="384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385" w:author="Vinicius Silvestre" w:date="2026-09-19T12:26:00Z">
              <w:tcPr>
                <w:tcW w:w="2434" w:type="dxa"/>
                <w:gridSpan w:val="3"/>
              </w:tcPr>
            </w:tcPrChange>
          </w:tcPr>
          <w:p w14:paraId="2D963D53" w14:textId="77777777" w:rsidR="000977D8" w:rsidRPr="00F87A45" w:rsidDel="00F87A45" w:rsidRDefault="000977D8">
            <w:pPr>
              <w:jc w:val="center"/>
              <w:rPr>
                <w:del w:id="386" w:author="Vinicius Silvestre" w:date="2026-09-19T12:27:00Z"/>
                <w:rFonts w:ascii="Arial" w:hAnsi="Arial" w:cs="Arial"/>
                <w:sz w:val="24"/>
                <w:szCs w:val="24"/>
              </w:rPr>
              <w:pPrChange w:id="387" w:author="Vinicius Silvestre" w:date="2026-09-19T12:26:00Z">
                <w:pPr/>
              </w:pPrChange>
            </w:pPr>
          </w:p>
        </w:tc>
      </w:tr>
      <w:tr w:rsidR="000977D8" w:rsidDel="00F87A45" w14:paraId="0C8F5DB8" w14:textId="77777777" w:rsidTr="00F87A45">
        <w:tblPrEx>
          <w:tblW w:w="10915" w:type="dxa"/>
          <w:tblInd w:w="-572" w:type="dxa"/>
          <w:tblPrExChange w:id="388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del w:id="389" w:author="Vinicius Silvestre" w:date="2026-09-19T12:27:00Z"/>
          <w:trPrChange w:id="390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391" w:author="Vinicius Silvestre" w:date="2026-09-19T12:26:00Z">
              <w:tcPr>
                <w:tcW w:w="2434" w:type="dxa"/>
              </w:tcPr>
            </w:tcPrChange>
          </w:tcPr>
          <w:p w14:paraId="6D28EC97" w14:textId="77777777" w:rsidR="000977D8" w:rsidRPr="00F87A45" w:rsidDel="00F87A45" w:rsidRDefault="000977D8">
            <w:pPr>
              <w:jc w:val="center"/>
              <w:rPr>
                <w:del w:id="392" w:author="Vinicius Silvestre" w:date="2026-09-19T12:27:00Z"/>
                <w:rFonts w:ascii="Arial" w:hAnsi="Arial" w:cs="Arial"/>
                <w:sz w:val="24"/>
                <w:szCs w:val="24"/>
              </w:rPr>
              <w:pPrChange w:id="393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394" w:author="Vinicius Silvestre" w:date="2026-09-19T12:26:00Z">
              <w:tcPr>
                <w:tcW w:w="2434" w:type="dxa"/>
                <w:gridSpan w:val="3"/>
              </w:tcPr>
            </w:tcPrChange>
          </w:tcPr>
          <w:p w14:paraId="56094AED" w14:textId="77777777" w:rsidR="000977D8" w:rsidRPr="00F87A45" w:rsidDel="00F87A45" w:rsidRDefault="000977D8">
            <w:pPr>
              <w:jc w:val="center"/>
              <w:rPr>
                <w:del w:id="395" w:author="Vinicius Silvestre" w:date="2026-09-19T12:27:00Z"/>
                <w:rFonts w:ascii="Arial" w:hAnsi="Arial" w:cs="Arial"/>
                <w:sz w:val="24"/>
                <w:szCs w:val="24"/>
              </w:rPr>
              <w:pPrChange w:id="396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397" w:author="Vinicius Silvestre" w:date="2026-09-19T12:26:00Z">
              <w:tcPr>
                <w:tcW w:w="2434" w:type="dxa"/>
                <w:gridSpan w:val="3"/>
              </w:tcPr>
            </w:tcPrChange>
          </w:tcPr>
          <w:p w14:paraId="3D8C397E" w14:textId="77777777" w:rsidR="000977D8" w:rsidRPr="00F87A45" w:rsidDel="00F87A45" w:rsidRDefault="000977D8">
            <w:pPr>
              <w:jc w:val="center"/>
              <w:rPr>
                <w:del w:id="398" w:author="Vinicius Silvestre" w:date="2026-09-19T12:27:00Z"/>
                <w:rFonts w:ascii="Arial" w:hAnsi="Arial" w:cs="Arial"/>
                <w:sz w:val="24"/>
                <w:szCs w:val="24"/>
              </w:rPr>
              <w:pPrChange w:id="399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400" w:author="Vinicius Silvestre" w:date="2026-09-19T12:26:00Z">
              <w:tcPr>
                <w:tcW w:w="2434" w:type="dxa"/>
                <w:gridSpan w:val="3"/>
              </w:tcPr>
            </w:tcPrChange>
          </w:tcPr>
          <w:p w14:paraId="478676FB" w14:textId="77777777" w:rsidR="000977D8" w:rsidRPr="00F87A45" w:rsidDel="00F87A45" w:rsidRDefault="000977D8">
            <w:pPr>
              <w:jc w:val="center"/>
              <w:rPr>
                <w:del w:id="401" w:author="Vinicius Silvestre" w:date="2026-09-19T12:27:00Z"/>
                <w:rFonts w:ascii="Arial" w:hAnsi="Arial" w:cs="Arial"/>
                <w:sz w:val="24"/>
                <w:szCs w:val="24"/>
              </w:rPr>
              <w:pPrChange w:id="402" w:author="Vinicius Silvestre" w:date="2026-09-19T12:26:00Z">
                <w:pPr/>
              </w:pPrChange>
            </w:pPr>
          </w:p>
        </w:tc>
      </w:tr>
      <w:tr w:rsidR="000977D8" w:rsidDel="00F87A45" w14:paraId="4D2ECE99" w14:textId="77777777" w:rsidTr="00F87A45">
        <w:tblPrEx>
          <w:tblW w:w="10915" w:type="dxa"/>
          <w:tblInd w:w="-572" w:type="dxa"/>
          <w:tblPrExChange w:id="403" w:author="Vinicius Silvestre" w:date="2026-09-19T12:26:00Z">
            <w:tblPrEx>
              <w:tblW w:w="0" w:type="auto"/>
              <w:tblInd w:w="-572" w:type="dxa"/>
            </w:tblPrEx>
          </w:tblPrExChange>
        </w:tblPrEx>
        <w:trPr>
          <w:del w:id="404" w:author="Vinicius Silvestre" w:date="2026-09-19T12:27:00Z"/>
          <w:trPrChange w:id="405" w:author="Vinicius Silvestre" w:date="2026-09-19T12:26:00Z">
            <w:trPr>
              <w:gridBefore w:val="3"/>
            </w:trPr>
          </w:trPrChange>
        </w:trPr>
        <w:tc>
          <w:tcPr>
            <w:tcW w:w="1460" w:type="dxa"/>
            <w:gridSpan w:val="2"/>
            <w:tcPrChange w:id="406" w:author="Vinicius Silvestre" w:date="2026-09-19T12:26:00Z">
              <w:tcPr>
                <w:tcW w:w="2434" w:type="dxa"/>
              </w:tcPr>
            </w:tcPrChange>
          </w:tcPr>
          <w:p w14:paraId="730B09D9" w14:textId="77777777" w:rsidR="000977D8" w:rsidRPr="00F87A45" w:rsidDel="00F87A45" w:rsidRDefault="000977D8">
            <w:pPr>
              <w:jc w:val="center"/>
              <w:rPr>
                <w:del w:id="407" w:author="Vinicius Silvestre" w:date="2026-09-19T12:27:00Z"/>
                <w:rFonts w:ascii="Arial" w:hAnsi="Arial" w:cs="Arial"/>
                <w:sz w:val="24"/>
                <w:szCs w:val="24"/>
              </w:rPr>
              <w:pPrChange w:id="408" w:author="Vinicius Silvestre" w:date="2026-09-19T12:26:00Z">
                <w:pPr/>
              </w:pPrChange>
            </w:pPr>
          </w:p>
        </w:tc>
        <w:tc>
          <w:tcPr>
            <w:tcW w:w="4276" w:type="dxa"/>
            <w:gridSpan w:val="2"/>
            <w:tcPrChange w:id="409" w:author="Vinicius Silvestre" w:date="2026-09-19T12:26:00Z">
              <w:tcPr>
                <w:tcW w:w="2434" w:type="dxa"/>
                <w:gridSpan w:val="3"/>
              </w:tcPr>
            </w:tcPrChange>
          </w:tcPr>
          <w:p w14:paraId="0985B7E8" w14:textId="77777777" w:rsidR="000977D8" w:rsidRPr="00F87A45" w:rsidDel="00F87A45" w:rsidRDefault="000977D8">
            <w:pPr>
              <w:jc w:val="center"/>
              <w:rPr>
                <w:del w:id="410" w:author="Vinicius Silvestre" w:date="2026-09-19T12:27:00Z"/>
                <w:rFonts w:ascii="Arial" w:hAnsi="Arial" w:cs="Arial"/>
                <w:sz w:val="24"/>
                <w:szCs w:val="24"/>
              </w:rPr>
              <w:pPrChange w:id="411" w:author="Vinicius Silvestre" w:date="2026-09-19T12:26:00Z">
                <w:pPr/>
              </w:pPrChange>
            </w:pPr>
          </w:p>
        </w:tc>
        <w:tc>
          <w:tcPr>
            <w:tcW w:w="2639" w:type="dxa"/>
            <w:gridSpan w:val="2"/>
            <w:tcPrChange w:id="412" w:author="Vinicius Silvestre" w:date="2026-09-19T12:26:00Z">
              <w:tcPr>
                <w:tcW w:w="2434" w:type="dxa"/>
                <w:gridSpan w:val="3"/>
              </w:tcPr>
            </w:tcPrChange>
          </w:tcPr>
          <w:p w14:paraId="69ECEC50" w14:textId="77777777" w:rsidR="000977D8" w:rsidRPr="00F87A45" w:rsidDel="00F87A45" w:rsidRDefault="000977D8">
            <w:pPr>
              <w:jc w:val="center"/>
              <w:rPr>
                <w:del w:id="413" w:author="Vinicius Silvestre" w:date="2026-09-19T12:27:00Z"/>
                <w:rFonts w:ascii="Arial" w:hAnsi="Arial" w:cs="Arial"/>
                <w:sz w:val="24"/>
                <w:szCs w:val="24"/>
              </w:rPr>
              <w:pPrChange w:id="414" w:author="Vinicius Silvestre" w:date="2026-09-19T12:26:00Z">
                <w:pPr/>
              </w:pPrChange>
            </w:pPr>
          </w:p>
        </w:tc>
        <w:tc>
          <w:tcPr>
            <w:tcW w:w="2540" w:type="dxa"/>
            <w:gridSpan w:val="2"/>
            <w:tcPrChange w:id="415" w:author="Vinicius Silvestre" w:date="2026-09-19T12:26:00Z">
              <w:tcPr>
                <w:tcW w:w="2434" w:type="dxa"/>
                <w:gridSpan w:val="3"/>
              </w:tcPr>
            </w:tcPrChange>
          </w:tcPr>
          <w:p w14:paraId="41329945" w14:textId="77777777" w:rsidR="000977D8" w:rsidRPr="00F87A45" w:rsidDel="00F87A45" w:rsidRDefault="000977D8">
            <w:pPr>
              <w:jc w:val="center"/>
              <w:rPr>
                <w:del w:id="416" w:author="Vinicius Silvestre" w:date="2026-09-19T12:27:00Z"/>
                <w:rFonts w:ascii="Arial" w:hAnsi="Arial" w:cs="Arial"/>
                <w:sz w:val="24"/>
                <w:szCs w:val="24"/>
              </w:rPr>
              <w:pPrChange w:id="417" w:author="Vinicius Silvestre" w:date="2026-09-19T12:26:00Z">
                <w:pPr/>
              </w:pPrChange>
            </w:pPr>
          </w:p>
        </w:tc>
      </w:tr>
    </w:tbl>
    <w:p w14:paraId="17B897F4" w14:textId="77777777" w:rsidR="00794BF0" w:rsidRDefault="00794BF0" w:rsidP="00794BF0">
      <w:pPr>
        <w:spacing w:after="19"/>
        <w:ind w:left="482" w:hanging="10"/>
        <w:rPr>
          <w:ins w:id="418" w:author="Vinicius Silvestre" w:date="2026-09-19T13:10:00Z"/>
        </w:rPr>
      </w:pPr>
      <w:ins w:id="419" w:author="Vinicius Silvestre" w:date="2026-09-19T13:10:00Z">
        <w:r>
          <w:t xml:space="preserve"> </w:t>
        </w:r>
        <w:r>
          <w:tab/>
        </w:r>
        <w:r>
          <w:rPr>
            <w:rFonts w:ascii="Times New Roman" w:eastAsia="Times New Roman" w:hAnsi="Times New Roman" w:cs="Times New Roman"/>
            <w:color w:val="B5111A"/>
            <w:sz w:val="31"/>
          </w:rPr>
          <w:t>DESAFIO 3 - Melhoria dos Nomes das Variáveis:</w:t>
        </w:r>
        <w:r>
          <w:rPr>
            <w:rFonts w:ascii="Times New Roman" w:eastAsia="Times New Roman" w:hAnsi="Times New Roman" w:cs="Times New Roman"/>
            <w:sz w:val="31"/>
          </w:rPr>
          <w:t xml:space="preserve"> </w:t>
        </w:r>
      </w:ins>
    </w:p>
    <w:p w14:paraId="1FAA3359" w14:textId="77777777" w:rsidR="00794BF0" w:rsidRDefault="00794BF0" w:rsidP="00794BF0">
      <w:pPr>
        <w:spacing w:after="97" w:line="266" w:lineRule="auto"/>
        <w:ind w:left="482" w:right="614" w:hanging="10"/>
        <w:rPr>
          <w:ins w:id="420" w:author="Vinicius Silvestre" w:date="2026-09-19T13:10:00Z"/>
        </w:rPr>
      </w:pPr>
      <w:ins w:id="421" w:author="Vinicius Silvestre" w:date="2026-09-19T13:10:00Z">
        <w:r>
          <w:rPr>
            <w:rFonts w:ascii="Times New Roman" w:eastAsia="Times New Roman" w:hAnsi="Times New Roman" w:cs="Times New Roman"/>
            <w:sz w:val="21"/>
          </w:rPr>
          <w:t xml:space="preserve">Substitua variáveis como </w:t>
        </w:r>
        <w:r>
          <w:rPr>
            <w:rFonts w:ascii="Times New Roman" w:eastAsia="Times New Roman" w:hAnsi="Times New Roman" w:cs="Times New Roman"/>
            <w:color w:val="212121"/>
            <w:sz w:val="21"/>
          </w:rPr>
          <w:t>u, s, v, d, t, x e a por nomes que indiquem claramente sua finalidade.</w:t>
        </w:r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5F80B0A7" w14:textId="77777777" w:rsidR="00794BF0" w:rsidRDefault="00794BF0" w:rsidP="00794BF0">
      <w:pPr>
        <w:numPr>
          <w:ilvl w:val="0"/>
          <w:numId w:val="3"/>
        </w:numPr>
        <w:spacing w:after="0" w:line="266" w:lineRule="auto"/>
        <w:ind w:right="614" w:hanging="348"/>
        <w:rPr>
          <w:ins w:id="422" w:author="Vinicius Silvestre" w:date="2026-09-19T13:10:00Z"/>
        </w:rPr>
      </w:pPr>
      <w:ins w:id="423" w:author="Vinicius Silvestre" w:date="2026-09-19T13:10:00Z">
        <w:r>
          <w:rPr>
            <w:rFonts w:ascii="Times New Roman" w:eastAsia="Times New Roman" w:hAnsi="Times New Roman" w:cs="Times New Roman"/>
            <w:color w:val="212121"/>
            <w:sz w:val="21"/>
          </w:rPr>
          <w:t>Faça as substituições sem alterar o comportamento correto do sistema.</w:t>
        </w:r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6705CFE8" w14:textId="77777777" w:rsidR="00794BF0" w:rsidRPr="00794BF0" w:rsidRDefault="00794BF0" w:rsidP="00794BF0">
      <w:pPr>
        <w:numPr>
          <w:ilvl w:val="0"/>
          <w:numId w:val="3"/>
        </w:numPr>
        <w:spacing w:after="0" w:line="266" w:lineRule="auto"/>
        <w:ind w:right="614" w:hanging="348"/>
        <w:rPr>
          <w:ins w:id="424" w:author="Vinicius Silvestre" w:date="2026-09-19T13:11:00Z"/>
          <w:rPrChange w:id="425" w:author="Vinicius Silvestre" w:date="2026-09-19T13:11:00Z">
            <w:rPr>
              <w:ins w:id="426" w:author="Vinicius Silvestre" w:date="2026-09-19T13:11:00Z"/>
              <w:rFonts w:ascii="Times New Roman" w:eastAsia="Times New Roman" w:hAnsi="Times New Roman" w:cs="Times New Roman"/>
              <w:sz w:val="21"/>
            </w:rPr>
          </w:rPrChange>
        </w:rPr>
      </w:pPr>
      <w:ins w:id="427" w:author="Vinicius Silvestre" w:date="2026-09-19T13:10:00Z">
        <w:r>
          <w:rPr>
            <w:rFonts w:ascii="Times New Roman" w:eastAsia="Times New Roman" w:hAnsi="Times New Roman" w:cs="Times New Roman"/>
            <w:color w:val="212121"/>
            <w:sz w:val="21"/>
          </w:rPr>
          <w:t>Execute novamente os cenários que já funcionavam.</w:t>
        </w:r>
      </w:ins>
    </w:p>
    <w:p w14:paraId="6505DDEE" w14:textId="77777777" w:rsidR="00794BF0" w:rsidRPr="00794BF0" w:rsidRDefault="00794BF0" w:rsidP="00794BF0">
      <w:pPr>
        <w:numPr>
          <w:ilvl w:val="0"/>
          <w:numId w:val="3"/>
        </w:numPr>
        <w:spacing w:after="0" w:line="266" w:lineRule="auto"/>
        <w:ind w:right="614" w:hanging="348"/>
        <w:rPr>
          <w:ins w:id="428" w:author="Vinicius Silvestre" w:date="2026-09-19T13:11:00Z"/>
          <w:rPrChange w:id="429" w:author="Vinicius Silvestre" w:date="2026-09-19T13:11:00Z">
            <w:rPr>
              <w:ins w:id="430" w:author="Vinicius Silvestre" w:date="2026-09-19T13:11:00Z"/>
              <w:rFonts w:ascii="Times New Roman" w:eastAsia="Times New Roman" w:hAnsi="Times New Roman" w:cs="Times New Roman"/>
              <w:color w:val="212121"/>
              <w:sz w:val="21"/>
            </w:rPr>
          </w:rPrChange>
        </w:rPr>
      </w:pPr>
      <w:ins w:id="431" w:author="Vinicius Silvestre" w:date="2026-09-19T13:10:00Z">
        <w:r w:rsidRPr="00794BF0">
          <w:rPr>
            <w:rFonts w:ascii="Times New Roman" w:eastAsia="Times New Roman" w:hAnsi="Times New Roman" w:cs="Times New Roman"/>
            <w:color w:val="212121"/>
            <w:sz w:val="21"/>
            <w:rPrChange w:id="432" w:author="Vinicius Silvestre" w:date="2026-09-19T13:11:00Z">
              <w:rPr>
                <w:rFonts w:eastAsia="Times New Roman"/>
              </w:rPr>
            </w:rPrChange>
          </w:rPr>
          <w:t>Explique ao professor por que nomes descritivos melhoram a manutenção.</w:t>
        </w:r>
      </w:ins>
    </w:p>
    <w:p w14:paraId="2D1FEDD2" w14:textId="77777777" w:rsidR="00794BF0" w:rsidRDefault="00794BF0" w:rsidP="00794BF0">
      <w:pPr>
        <w:spacing w:after="0" w:line="266" w:lineRule="auto"/>
        <w:ind w:right="614"/>
        <w:rPr>
          <w:ins w:id="433" w:author="Vinicius Silvestre" w:date="2026-09-19T13:11:00Z"/>
          <w:rFonts w:ascii="Times New Roman" w:eastAsia="Times New Roman" w:hAnsi="Times New Roman" w:cs="Times New Roman"/>
          <w:color w:val="212121"/>
          <w:sz w:val="21"/>
        </w:rPr>
      </w:pPr>
    </w:p>
    <w:p w14:paraId="3CF35C85" w14:textId="77777777" w:rsidR="00794BF0" w:rsidRDefault="00794BF0" w:rsidP="00794BF0">
      <w:pPr>
        <w:spacing w:after="0" w:line="266" w:lineRule="auto"/>
        <w:ind w:right="614"/>
        <w:rPr>
          <w:ins w:id="434" w:author="Vinicius Silvestre" w:date="2026-09-19T13:11:00Z"/>
          <w:rFonts w:ascii="Times New Roman" w:eastAsia="Times New Roman" w:hAnsi="Times New Roman" w:cs="Times New Roman"/>
          <w:color w:val="212121"/>
          <w:sz w:val="21"/>
        </w:rPr>
      </w:pPr>
    </w:p>
    <w:p w14:paraId="5F311BE1" w14:textId="77777777" w:rsidR="00794BF0" w:rsidRDefault="00794BF0" w:rsidP="00794BF0">
      <w:pPr>
        <w:spacing w:after="0" w:line="266" w:lineRule="auto"/>
        <w:ind w:right="614"/>
        <w:rPr>
          <w:ins w:id="435" w:author="Vinicius Silvestre" w:date="2026-09-19T13:11:00Z"/>
          <w:rFonts w:ascii="Times New Roman" w:eastAsia="Times New Roman" w:hAnsi="Times New Roman" w:cs="Times New Roman"/>
          <w:color w:val="212121"/>
          <w:sz w:val="21"/>
        </w:rPr>
      </w:pPr>
    </w:p>
    <w:p w14:paraId="7A075E1A" w14:textId="77777777" w:rsidR="00794BF0" w:rsidRDefault="00794BF0" w:rsidP="00794BF0">
      <w:pPr>
        <w:spacing w:after="0" w:line="266" w:lineRule="auto"/>
        <w:ind w:right="614"/>
        <w:rPr>
          <w:ins w:id="436" w:author="Vinicius Silvestre" w:date="2026-09-19T13:11:00Z"/>
          <w:rFonts w:ascii="Times New Roman" w:eastAsia="Times New Roman" w:hAnsi="Times New Roman" w:cs="Times New Roman"/>
          <w:color w:val="212121"/>
          <w:sz w:val="21"/>
        </w:rPr>
      </w:pPr>
    </w:p>
    <w:p w14:paraId="07B203B6" w14:textId="77777777" w:rsidR="00794BF0" w:rsidRDefault="00794BF0" w:rsidP="00794BF0">
      <w:pPr>
        <w:spacing w:after="0" w:line="266" w:lineRule="auto"/>
        <w:ind w:right="614"/>
        <w:rPr>
          <w:ins w:id="437" w:author="Vinicius Silvestre" w:date="2026-09-19T13:11:00Z"/>
          <w:rFonts w:ascii="Times New Roman" w:eastAsia="Times New Roman" w:hAnsi="Times New Roman" w:cs="Times New Roman"/>
          <w:color w:val="212121"/>
          <w:sz w:val="21"/>
        </w:rPr>
      </w:pPr>
    </w:p>
    <w:p w14:paraId="5344FEC2" w14:textId="77777777" w:rsidR="00794BF0" w:rsidRDefault="00794BF0" w:rsidP="00794BF0">
      <w:pPr>
        <w:spacing w:after="0" w:line="266" w:lineRule="auto"/>
        <w:ind w:right="614"/>
        <w:rPr>
          <w:ins w:id="438" w:author="Vinicius Silvestre" w:date="2026-09-19T13:11:00Z"/>
          <w:rFonts w:ascii="Times New Roman" w:eastAsia="Times New Roman" w:hAnsi="Times New Roman" w:cs="Times New Roman"/>
          <w:color w:val="212121"/>
          <w:sz w:val="21"/>
        </w:rPr>
      </w:pPr>
    </w:p>
    <w:p w14:paraId="18EE47AC" w14:textId="77777777" w:rsidR="00794BF0" w:rsidRDefault="00794BF0" w:rsidP="00794BF0">
      <w:pPr>
        <w:spacing w:after="0" w:line="266" w:lineRule="auto"/>
        <w:ind w:right="614"/>
        <w:rPr>
          <w:ins w:id="439" w:author="Vinicius Silvestre" w:date="2026-09-19T13:11:00Z"/>
          <w:rFonts w:ascii="Times New Roman" w:eastAsia="Times New Roman" w:hAnsi="Times New Roman" w:cs="Times New Roman"/>
          <w:color w:val="212121"/>
          <w:sz w:val="2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  <w:tblPrChange w:id="440" w:author="Vinicius Silvestre" w:date="2026-09-19T13:12:00Z">
          <w:tblPr>
            <w:tblStyle w:val="Tabelacomgrade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868"/>
        <w:gridCol w:w="4868"/>
        <w:tblGridChange w:id="441">
          <w:tblGrid>
            <w:gridCol w:w="4868"/>
            <w:gridCol w:w="4868"/>
          </w:tblGrid>
        </w:tblGridChange>
      </w:tblGrid>
      <w:tr w:rsidR="00794BF0" w14:paraId="5ADBC8F8" w14:textId="77777777" w:rsidTr="00794BF0">
        <w:trPr>
          <w:ins w:id="442" w:author="Vinicius Silvestre" w:date="2026-09-19T13:11:00Z"/>
        </w:trPr>
        <w:tc>
          <w:tcPr>
            <w:tcW w:w="4868" w:type="dxa"/>
            <w:shd w:val="clear" w:color="auto" w:fill="A23C33" w:themeFill="accent4"/>
            <w:tcPrChange w:id="443" w:author="Vinicius Silvestre" w:date="2026-09-19T13:12:00Z">
              <w:tcPr>
                <w:tcW w:w="4868" w:type="dxa"/>
              </w:tcPr>
            </w:tcPrChange>
          </w:tcPr>
          <w:p w14:paraId="08405A3E" w14:textId="77777777" w:rsidR="00794BF0" w:rsidRPr="00794BF0" w:rsidRDefault="00794BF0" w:rsidP="00794BF0">
            <w:pPr>
              <w:spacing w:line="266" w:lineRule="auto"/>
              <w:ind w:right="614"/>
              <w:rPr>
                <w:ins w:id="444" w:author="Vinicius Silvestre" w:date="2026-09-19T13:11:00Z"/>
                <w:rFonts w:ascii="Arial" w:eastAsia="Times New Roman" w:hAnsi="Arial" w:cs="Arial"/>
                <w:color w:val="FFFFFF" w:themeColor="background1"/>
                <w:sz w:val="36"/>
                <w:szCs w:val="36"/>
                <w:rPrChange w:id="445" w:author="Vinicius Silvestre" w:date="2026-09-19T13:14:00Z">
                  <w:rPr>
                    <w:ins w:id="446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</w:pPr>
            <w:ins w:id="447" w:author="Vinicius Silvestre" w:date="2026-09-19T13:14:00Z">
              <w:r w:rsidRPr="00794BF0">
                <w:rPr>
                  <w:rFonts w:ascii="Arial" w:eastAsia="Times New Roman" w:hAnsi="Arial" w:cs="Arial"/>
                  <w:color w:val="FFFFFF" w:themeColor="background1"/>
                  <w:sz w:val="36"/>
                  <w:szCs w:val="36"/>
                  <w:rPrChange w:id="448" w:author="Vinicius Silvestre" w:date="2026-09-19T13:14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lastRenderedPageBreak/>
                <w:t>Antes</w:t>
              </w:r>
            </w:ins>
          </w:p>
        </w:tc>
        <w:tc>
          <w:tcPr>
            <w:tcW w:w="4868" w:type="dxa"/>
            <w:shd w:val="clear" w:color="auto" w:fill="A23C33" w:themeFill="accent4"/>
            <w:tcPrChange w:id="449" w:author="Vinicius Silvestre" w:date="2026-09-19T13:12:00Z">
              <w:tcPr>
                <w:tcW w:w="4868" w:type="dxa"/>
              </w:tcPr>
            </w:tcPrChange>
          </w:tcPr>
          <w:p w14:paraId="27D2BE50" w14:textId="77777777" w:rsidR="00794BF0" w:rsidRPr="00794BF0" w:rsidRDefault="00794BF0" w:rsidP="00794BF0">
            <w:pPr>
              <w:spacing w:line="266" w:lineRule="auto"/>
              <w:ind w:right="614"/>
              <w:rPr>
                <w:ins w:id="450" w:author="Vinicius Silvestre" w:date="2026-09-19T13:11:00Z"/>
                <w:rFonts w:ascii="Arial" w:eastAsia="Times New Roman" w:hAnsi="Arial" w:cs="Arial"/>
                <w:color w:val="FFFFFF" w:themeColor="background1"/>
                <w:sz w:val="36"/>
                <w:szCs w:val="36"/>
                <w:rPrChange w:id="451" w:author="Vinicius Silvestre" w:date="2026-09-19T13:14:00Z">
                  <w:rPr>
                    <w:ins w:id="452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</w:pPr>
            <w:ins w:id="453" w:author="Vinicius Silvestre" w:date="2026-09-19T13:14:00Z">
              <w:r w:rsidRPr="00794BF0">
                <w:rPr>
                  <w:rFonts w:ascii="Arial" w:eastAsia="Times New Roman" w:hAnsi="Arial" w:cs="Arial"/>
                  <w:color w:val="FFFFFF" w:themeColor="background1"/>
                  <w:sz w:val="36"/>
                  <w:szCs w:val="36"/>
                  <w:rPrChange w:id="454" w:author="Vinicius Silvestre" w:date="2026-09-19T13:14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t>Depois</w:t>
              </w:r>
            </w:ins>
          </w:p>
        </w:tc>
      </w:tr>
      <w:tr w:rsidR="00794BF0" w14:paraId="5A26AE2D" w14:textId="77777777" w:rsidTr="00794BF0">
        <w:trPr>
          <w:ins w:id="455" w:author="Vinicius Silvestre" w:date="2026-09-19T13:11:00Z"/>
        </w:trPr>
        <w:tc>
          <w:tcPr>
            <w:tcW w:w="4868" w:type="dxa"/>
            <w:shd w:val="clear" w:color="auto" w:fill="FFFFFF" w:themeFill="background1"/>
            <w:tcPrChange w:id="456" w:author="Vinicius Silvestre" w:date="2026-09-19T13:13:00Z">
              <w:tcPr>
                <w:tcW w:w="4868" w:type="dxa"/>
              </w:tcPr>
            </w:tcPrChange>
          </w:tcPr>
          <w:p w14:paraId="3CB9BDFE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457" w:author="Vinicius Silvestre" w:date="2026-09-19T13:11:00Z"/>
                <w:rFonts w:ascii="Arial" w:eastAsia="Times New Roman" w:hAnsi="Arial" w:cs="Arial"/>
                <w:sz w:val="24"/>
                <w:szCs w:val="24"/>
                <w:rPrChange w:id="458" w:author="Vinicius Silvestre" w:date="2026-09-19T13:15:00Z">
                  <w:rPr>
                    <w:ins w:id="459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460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461" w:author="Vinicius Silvestre" w:date="2026-09-19T13:13:00Z">
              <w:r w:rsidRPr="00794BF0">
                <w:rPr>
                  <w:rFonts w:ascii="Arial" w:eastAsia="Times New Roman" w:hAnsi="Arial" w:cs="Arial"/>
                  <w:sz w:val="24"/>
                  <w:szCs w:val="24"/>
                  <w:rPrChange w:id="462" w:author="Vinicius Silvestre" w:date="2026-09-19T13:15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t>u</w:t>
              </w:r>
            </w:ins>
          </w:p>
        </w:tc>
        <w:tc>
          <w:tcPr>
            <w:tcW w:w="4868" w:type="dxa"/>
            <w:shd w:val="clear" w:color="auto" w:fill="FFFFFF" w:themeFill="background1"/>
            <w:tcPrChange w:id="463" w:author="Vinicius Silvestre" w:date="2026-09-19T13:13:00Z">
              <w:tcPr>
                <w:tcW w:w="4868" w:type="dxa"/>
              </w:tcPr>
            </w:tcPrChange>
          </w:tcPr>
          <w:p w14:paraId="3CBA8254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464" w:author="Vinicius Silvestre" w:date="2026-09-19T13:11:00Z"/>
                <w:rFonts w:ascii="Arial" w:eastAsia="Times New Roman" w:hAnsi="Arial" w:cs="Arial"/>
                <w:sz w:val="24"/>
                <w:szCs w:val="24"/>
                <w:rPrChange w:id="465" w:author="Vinicius Silvestre" w:date="2026-09-19T13:15:00Z">
                  <w:rPr>
                    <w:ins w:id="466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467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468" w:author="Vinicius Silvestre" w:date="2026-09-19T13:15:00Z">
              <w:r w:rsidRPr="00794BF0">
                <w:rPr>
                  <w:rFonts w:ascii="Arial" w:hAnsi="Arial" w:cs="Arial"/>
                  <w:sz w:val="24"/>
                  <w:szCs w:val="24"/>
                </w:rPr>
                <w:t>usuário</w:t>
              </w:r>
            </w:ins>
          </w:p>
        </w:tc>
      </w:tr>
      <w:tr w:rsidR="00794BF0" w14:paraId="233AA1B8" w14:textId="77777777" w:rsidTr="00794BF0">
        <w:trPr>
          <w:ins w:id="469" w:author="Vinicius Silvestre" w:date="2026-09-19T13:11:00Z"/>
        </w:trPr>
        <w:tc>
          <w:tcPr>
            <w:tcW w:w="4868" w:type="dxa"/>
            <w:shd w:val="clear" w:color="auto" w:fill="FFFFFF" w:themeFill="background1"/>
            <w:tcPrChange w:id="470" w:author="Vinicius Silvestre" w:date="2026-09-19T13:13:00Z">
              <w:tcPr>
                <w:tcW w:w="4868" w:type="dxa"/>
              </w:tcPr>
            </w:tcPrChange>
          </w:tcPr>
          <w:p w14:paraId="18F4D023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471" w:author="Vinicius Silvestre" w:date="2026-09-19T13:11:00Z"/>
                <w:rFonts w:ascii="Arial" w:eastAsia="Times New Roman" w:hAnsi="Arial" w:cs="Arial"/>
                <w:sz w:val="24"/>
                <w:szCs w:val="24"/>
                <w:rPrChange w:id="472" w:author="Vinicius Silvestre" w:date="2026-09-19T13:15:00Z">
                  <w:rPr>
                    <w:ins w:id="473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474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475" w:author="Vinicius Silvestre" w:date="2026-09-19T13:13:00Z">
              <w:r w:rsidRPr="00794BF0">
                <w:rPr>
                  <w:rFonts w:ascii="Arial" w:eastAsia="Times New Roman" w:hAnsi="Arial" w:cs="Arial"/>
                  <w:sz w:val="24"/>
                  <w:szCs w:val="24"/>
                  <w:rPrChange w:id="476" w:author="Vinicius Silvestre" w:date="2026-09-19T13:15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t>s</w:t>
              </w:r>
            </w:ins>
          </w:p>
        </w:tc>
        <w:tc>
          <w:tcPr>
            <w:tcW w:w="4868" w:type="dxa"/>
            <w:shd w:val="clear" w:color="auto" w:fill="FFFFFF" w:themeFill="background1"/>
            <w:tcPrChange w:id="477" w:author="Vinicius Silvestre" w:date="2026-09-19T13:13:00Z">
              <w:tcPr>
                <w:tcW w:w="4868" w:type="dxa"/>
              </w:tcPr>
            </w:tcPrChange>
          </w:tcPr>
          <w:p w14:paraId="02E195C0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478" w:author="Vinicius Silvestre" w:date="2026-09-19T13:11:00Z"/>
                <w:rFonts w:ascii="Arial" w:eastAsia="Times New Roman" w:hAnsi="Arial" w:cs="Arial"/>
                <w:sz w:val="24"/>
                <w:szCs w:val="24"/>
                <w:rPrChange w:id="479" w:author="Vinicius Silvestre" w:date="2026-09-19T13:15:00Z">
                  <w:rPr>
                    <w:ins w:id="480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481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482" w:author="Vinicius Silvestre" w:date="2026-09-19T13:13:00Z">
              <w:r w:rsidRPr="00794BF0">
                <w:rPr>
                  <w:rFonts w:ascii="Arial" w:hAnsi="Arial" w:cs="Arial"/>
                  <w:sz w:val="24"/>
                  <w:szCs w:val="24"/>
                  <w:rPrChange w:id="483" w:author="Vinicius Silvestre" w:date="2026-09-19T13:15:00Z">
                    <w:rPr/>
                  </w:rPrChange>
                </w:rPr>
                <w:t>senha</w:t>
              </w:r>
            </w:ins>
          </w:p>
        </w:tc>
      </w:tr>
      <w:tr w:rsidR="00794BF0" w14:paraId="71DF5B4E" w14:textId="77777777" w:rsidTr="00794BF0">
        <w:trPr>
          <w:ins w:id="484" w:author="Vinicius Silvestre" w:date="2026-09-19T13:11:00Z"/>
        </w:trPr>
        <w:tc>
          <w:tcPr>
            <w:tcW w:w="4868" w:type="dxa"/>
            <w:shd w:val="clear" w:color="auto" w:fill="FFFFFF" w:themeFill="background1"/>
            <w:tcPrChange w:id="485" w:author="Vinicius Silvestre" w:date="2026-09-19T13:13:00Z">
              <w:tcPr>
                <w:tcW w:w="4868" w:type="dxa"/>
              </w:tcPr>
            </w:tcPrChange>
          </w:tcPr>
          <w:p w14:paraId="1B5AE7D1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486" w:author="Vinicius Silvestre" w:date="2026-09-19T13:11:00Z"/>
                <w:rFonts w:ascii="Arial" w:eastAsia="Times New Roman" w:hAnsi="Arial" w:cs="Arial"/>
                <w:sz w:val="24"/>
                <w:szCs w:val="24"/>
                <w:rPrChange w:id="487" w:author="Vinicius Silvestre" w:date="2026-09-19T13:15:00Z">
                  <w:rPr>
                    <w:ins w:id="488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489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490" w:author="Vinicius Silvestre" w:date="2026-09-19T13:13:00Z">
              <w:r w:rsidRPr="00794BF0">
                <w:rPr>
                  <w:rFonts w:ascii="Arial" w:eastAsia="Times New Roman" w:hAnsi="Arial" w:cs="Arial"/>
                  <w:sz w:val="24"/>
                  <w:szCs w:val="24"/>
                  <w:rPrChange w:id="491" w:author="Vinicius Silvestre" w:date="2026-09-19T13:15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t>v</w:t>
              </w:r>
            </w:ins>
          </w:p>
        </w:tc>
        <w:tc>
          <w:tcPr>
            <w:tcW w:w="4868" w:type="dxa"/>
            <w:shd w:val="clear" w:color="auto" w:fill="FFFFFF" w:themeFill="background1"/>
            <w:tcPrChange w:id="492" w:author="Vinicius Silvestre" w:date="2026-09-19T13:13:00Z">
              <w:tcPr>
                <w:tcW w:w="4868" w:type="dxa"/>
              </w:tcPr>
            </w:tcPrChange>
          </w:tcPr>
          <w:p w14:paraId="097BEA7C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493" w:author="Vinicius Silvestre" w:date="2026-09-19T13:11:00Z"/>
                <w:rFonts w:ascii="Arial" w:eastAsia="Times New Roman" w:hAnsi="Arial" w:cs="Arial"/>
                <w:sz w:val="24"/>
                <w:szCs w:val="24"/>
                <w:rPrChange w:id="494" w:author="Vinicius Silvestre" w:date="2026-09-19T13:15:00Z">
                  <w:rPr>
                    <w:ins w:id="495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496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497" w:author="Vinicius Silvestre" w:date="2026-09-19T13:13:00Z">
              <w:r w:rsidRPr="00794BF0">
                <w:rPr>
                  <w:rFonts w:ascii="Arial" w:hAnsi="Arial" w:cs="Arial"/>
                  <w:sz w:val="24"/>
                  <w:szCs w:val="24"/>
                  <w:rPrChange w:id="498" w:author="Vinicius Silvestre" w:date="2026-09-19T13:15:00Z">
                    <w:rPr/>
                  </w:rPrChange>
                </w:rPr>
                <w:t>valor_pedido</w:t>
              </w:r>
            </w:ins>
          </w:p>
        </w:tc>
      </w:tr>
      <w:tr w:rsidR="00794BF0" w14:paraId="19004D62" w14:textId="77777777" w:rsidTr="00794BF0">
        <w:trPr>
          <w:ins w:id="499" w:author="Vinicius Silvestre" w:date="2026-09-19T13:11:00Z"/>
        </w:trPr>
        <w:tc>
          <w:tcPr>
            <w:tcW w:w="4868" w:type="dxa"/>
            <w:shd w:val="clear" w:color="auto" w:fill="FFFFFF" w:themeFill="background1"/>
            <w:tcPrChange w:id="500" w:author="Vinicius Silvestre" w:date="2026-09-19T13:13:00Z">
              <w:tcPr>
                <w:tcW w:w="4868" w:type="dxa"/>
              </w:tcPr>
            </w:tcPrChange>
          </w:tcPr>
          <w:p w14:paraId="20BEAB63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501" w:author="Vinicius Silvestre" w:date="2026-09-19T13:11:00Z"/>
                <w:rFonts w:ascii="Arial" w:eastAsia="Times New Roman" w:hAnsi="Arial" w:cs="Arial"/>
                <w:sz w:val="24"/>
                <w:szCs w:val="24"/>
                <w:rPrChange w:id="502" w:author="Vinicius Silvestre" w:date="2026-09-19T13:15:00Z">
                  <w:rPr>
                    <w:ins w:id="503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504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505" w:author="Vinicius Silvestre" w:date="2026-09-19T13:13:00Z">
              <w:r w:rsidRPr="00794BF0">
                <w:rPr>
                  <w:rFonts w:ascii="Arial" w:eastAsia="Times New Roman" w:hAnsi="Arial" w:cs="Arial"/>
                  <w:sz w:val="24"/>
                  <w:szCs w:val="24"/>
                  <w:rPrChange w:id="506" w:author="Vinicius Silvestre" w:date="2026-09-19T13:15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t>d</w:t>
              </w:r>
            </w:ins>
          </w:p>
        </w:tc>
        <w:tc>
          <w:tcPr>
            <w:tcW w:w="4868" w:type="dxa"/>
            <w:shd w:val="clear" w:color="auto" w:fill="FFFFFF" w:themeFill="background1"/>
            <w:tcPrChange w:id="507" w:author="Vinicius Silvestre" w:date="2026-09-19T13:13:00Z">
              <w:tcPr>
                <w:tcW w:w="4868" w:type="dxa"/>
              </w:tcPr>
            </w:tcPrChange>
          </w:tcPr>
          <w:p w14:paraId="4DC1A5BE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508" w:author="Vinicius Silvestre" w:date="2026-09-19T13:11:00Z"/>
                <w:rFonts w:ascii="Arial" w:eastAsia="Times New Roman" w:hAnsi="Arial" w:cs="Arial"/>
                <w:sz w:val="24"/>
                <w:szCs w:val="24"/>
                <w:rPrChange w:id="509" w:author="Vinicius Silvestre" w:date="2026-09-19T13:15:00Z">
                  <w:rPr>
                    <w:ins w:id="510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511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512" w:author="Vinicius Silvestre" w:date="2026-09-19T13:14:00Z">
              <w:r w:rsidRPr="00794BF0">
                <w:rPr>
                  <w:rFonts w:ascii="Arial" w:hAnsi="Arial" w:cs="Arial"/>
                  <w:sz w:val="24"/>
                  <w:szCs w:val="24"/>
                  <w:rPrChange w:id="513" w:author="Vinicius Silvestre" w:date="2026-09-19T13:15:00Z">
                    <w:rPr/>
                  </w:rPrChange>
                </w:rPr>
                <w:t>desconto</w:t>
              </w:r>
            </w:ins>
          </w:p>
        </w:tc>
      </w:tr>
      <w:tr w:rsidR="00794BF0" w14:paraId="763600AA" w14:textId="77777777" w:rsidTr="00794BF0">
        <w:trPr>
          <w:ins w:id="514" w:author="Vinicius Silvestre" w:date="2026-09-19T13:11:00Z"/>
        </w:trPr>
        <w:tc>
          <w:tcPr>
            <w:tcW w:w="4868" w:type="dxa"/>
            <w:shd w:val="clear" w:color="auto" w:fill="FFFFFF" w:themeFill="background1"/>
            <w:tcPrChange w:id="515" w:author="Vinicius Silvestre" w:date="2026-09-19T13:13:00Z">
              <w:tcPr>
                <w:tcW w:w="4868" w:type="dxa"/>
              </w:tcPr>
            </w:tcPrChange>
          </w:tcPr>
          <w:p w14:paraId="3BA55688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516" w:author="Vinicius Silvestre" w:date="2026-09-19T13:11:00Z"/>
                <w:rFonts w:ascii="Arial" w:eastAsia="Times New Roman" w:hAnsi="Arial" w:cs="Arial"/>
                <w:sz w:val="24"/>
                <w:szCs w:val="24"/>
                <w:rPrChange w:id="517" w:author="Vinicius Silvestre" w:date="2026-09-19T13:15:00Z">
                  <w:rPr>
                    <w:ins w:id="518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519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520" w:author="Vinicius Silvestre" w:date="2026-09-19T13:13:00Z">
              <w:r w:rsidRPr="00794BF0">
                <w:rPr>
                  <w:rFonts w:ascii="Arial" w:eastAsia="Times New Roman" w:hAnsi="Arial" w:cs="Arial"/>
                  <w:sz w:val="24"/>
                  <w:szCs w:val="24"/>
                  <w:rPrChange w:id="521" w:author="Vinicius Silvestre" w:date="2026-09-19T13:15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t>t</w:t>
              </w:r>
            </w:ins>
          </w:p>
        </w:tc>
        <w:tc>
          <w:tcPr>
            <w:tcW w:w="4868" w:type="dxa"/>
            <w:shd w:val="clear" w:color="auto" w:fill="FFFFFF" w:themeFill="background1"/>
            <w:tcPrChange w:id="522" w:author="Vinicius Silvestre" w:date="2026-09-19T13:13:00Z">
              <w:tcPr>
                <w:tcW w:w="4868" w:type="dxa"/>
              </w:tcPr>
            </w:tcPrChange>
          </w:tcPr>
          <w:p w14:paraId="50F58682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523" w:author="Vinicius Silvestre" w:date="2026-09-19T13:11:00Z"/>
                <w:rFonts w:ascii="Arial" w:eastAsia="Times New Roman" w:hAnsi="Arial" w:cs="Arial"/>
                <w:sz w:val="24"/>
                <w:szCs w:val="24"/>
                <w:rPrChange w:id="524" w:author="Vinicius Silvestre" w:date="2026-09-19T13:15:00Z">
                  <w:rPr>
                    <w:ins w:id="525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526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527" w:author="Vinicius Silvestre" w:date="2026-09-19T13:14:00Z">
              <w:r w:rsidRPr="00794BF0">
                <w:rPr>
                  <w:rFonts w:ascii="Arial" w:hAnsi="Arial" w:cs="Arial"/>
                  <w:sz w:val="24"/>
                  <w:szCs w:val="24"/>
                  <w:rPrChange w:id="528" w:author="Vinicius Silvestre" w:date="2026-09-19T13:15:00Z">
                    <w:rPr/>
                  </w:rPrChange>
                </w:rPr>
                <w:t>valor_final</w:t>
              </w:r>
            </w:ins>
          </w:p>
        </w:tc>
      </w:tr>
      <w:tr w:rsidR="00794BF0" w14:paraId="411F4C2F" w14:textId="77777777" w:rsidTr="00794BF0">
        <w:trPr>
          <w:ins w:id="529" w:author="Vinicius Silvestre" w:date="2026-09-19T13:11:00Z"/>
        </w:trPr>
        <w:tc>
          <w:tcPr>
            <w:tcW w:w="4868" w:type="dxa"/>
            <w:shd w:val="clear" w:color="auto" w:fill="FFFFFF" w:themeFill="background1"/>
            <w:tcPrChange w:id="530" w:author="Vinicius Silvestre" w:date="2026-09-19T13:13:00Z">
              <w:tcPr>
                <w:tcW w:w="4868" w:type="dxa"/>
              </w:tcPr>
            </w:tcPrChange>
          </w:tcPr>
          <w:p w14:paraId="10C478FD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531" w:author="Vinicius Silvestre" w:date="2026-09-19T13:11:00Z"/>
                <w:rFonts w:ascii="Arial" w:eastAsia="Times New Roman" w:hAnsi="Arial" w:cs="Arial"/>
                <w:sz w:val="24"/>
                <w:szCs w:val="24"/>
                <w:rPrChange w:id="532" w:author="Vinicius Silvestre" w:date="2026-09-19T13:15:00Z">
                  <w:rPr>
                    <w:ins w:id="533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534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535" w:author="Vinicius Silvestre" w:date="2026-09-19T13:13:00Z">
              <w:r w:rsidRPr="00794BF0">
                <w:rPr>
                  <w:rFonts w:ascii="Arial" w:eastAsia="Times New Roman" w:hAnsi="Arial" w:cs="Arial"/>
                  <w:sz w:val="24"/>
                  <w:szCs w:val="24"/>
                  <w:rPrChange w:id="536" w:author="Vinicius Silvestre" w:date="2026-09-19T13:15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t>x</w:t>
              </w:r>
            </w:ins>
          </w:p>
        </w:tc>
        <w:tc>
          <w:tcPr>
            <w:tcW w:w="4868" w:type="dxa"/>
            <w:shd w:val="clear" w:color="auto" w:fill="FFFFFF" w:themeFill="background1"/>
            <w:tcPrChange w:id="537" w:author="Vinicius Silvestre" w:date="2026-09-19T13:13:00Z">
              <w:tcPr>
                <w:tcW w:w="4868" w:type="dxa"/>
              </w:tcPr>
            </w:tcPrChange>
          </w:tcPr>
          <w:p w14:paraId="5C6245DE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538" w:author="Vinicius Silvestre" w:date="2026-09-19T13:11:00Z"/>
                <w:rFonts w:ascii="Arial" w:eastAsia="Times New Roman" w:hAnsi="Arial" w:cs="Arial"/>
                <w:sz w:val="24"/>
                <w:szCs w:val="24"/>
                <w:rPrChange w:id="539" w:author="Vinicius Silvestre" w:date="2026-09-19T13:15:00Z">
                  <w:rPr>
                    <w:ins w:id="540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541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542" w:author="Vinicius Silvestre" w:date="2026-09-19T13:14:00Z">
              <w:r w:rsidRPr="00794BF0">
                <w:rPr>
                  <w:rFonts w:ascii="Arial" w:hAnsi="Arial" w:cs="Arial"/>
                  <w:sz w:val="24"/>
                  <w:szCs w:val="24"/>
                  <w:rPrChange w:id="543" w:author="Vinicius Silvestre" w:date="2026-09-19T13:15:00Z">
                    <w:rPr/>
                  </w:rPrChange>
                </w:rPr>
                <w:t>valor_renovacao</w:t>
              </w:r>
            </w:ins>
          </w:p>
        </w:tc>
      </w:tr>
      <w:tr w:rsidR="00794BF0" w14:paraId="6815CEB3" w14:textId="77777777" w:rsidTr="00794BF0">
        <w:trPr>
          <w:ins w:id="544" w:author="Vinicius Silvestre" w:date="2026-09-19T13:11:00Z"/>
        </w:trPr>
        <w:tc>
          <w:tcPr>
            <w:tcW w:w="4868" w:type="dxa"/>
            <w:shd w:val="clear" w:color="auto" w:fill="FFFFFF" w:themeFill="background1"/>
            <w:tcPrChange w:id="545" w:author="Vinicius Silvestre" w:date="2026-09-19T13:13:00Z">
              <w:tcPr>
                <w:tcW w:w="4868" w:type="dxa"/>
              </w:tcPr>
            </w:tcPrChange>
          </w:tcPr>
          <w:p w14:paraId="68BA8E8C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546" w:author="Vinicius Silvestre" w:date="2026-09-19T13:11:00Z"/>
                <w:rFonts w:ascii="Arial" w:eastAsia="Times New Roman" w:hAnsi="Arial" w:cs="Arial"/>
                <w:sz w:val="24"/>
                <w:szCs w:val="24"/>
                <w:rPrChange w:id="547" w:author="Vinicius Silvestre" w:date="2026-09-19T13:15:00Z">
                  <w:rPr>
                    <w:ins w:id="548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549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550" w:author="Vinicius Silvestre" w:date="2026-09-19T13:13:00Z">
              <w:r w:rsidRPr="00794BF0">
                <w:rPr>
                  <w:rFonts w:ascii="Arial" w:eastAsia="Times New Roman" w:hAnsi="Arial" w:cs="Arial"/>
                  <w:sz w:val="24"/>
                  <w:szCs w:val="24"/>
                  <w:rPrChange w:id="551" w:author="Vinicius Silvestre" w:date="2026-09-19T13:15:00Z">
                    <w:rPr>
                      <w:rFonts w:ascii="Times New Roman" w:eastAsia="Times New Roman" w:hAnsi="Times New Roman" w:cs="Times New Roman"/>
                      <w:color w:val="212121"/>
                      <w:sz w:val="21"/>
                    </w:rPr>
                  </w:rPrChange>
                </w:rPr>
                <w:t>a</w:t>
              </w:r>
            </w:ins>
          </w:p>
        </w:tc>
        <w:tc>
          <w:tcPr>
            <w:tcW w:w="4868" w:type="dxa"/>
            <w:shd w:val="clear" w:color="auto" w:fill="FFFFFF" w:themeFill="background1"/>
            <w:tcPrChange w:id="552" w:author="Vinicius Silvestre" w:date="2026-09-19T13:13:00Z">
              <w:tcPr>
                <w:tcW w:w="4868" w:type="dxa"/>
              </w:tcPr>
            </w:tcPrChange>
          </w:tcPr>
          <w:p w14:paraId="57FB8B24" w14:textId="77777777" w:rsidR="00794BF0" w:rsidRPr="00794BF0" w:rsidRDefault="00794BF0">
            <w:pPr>
              <w:spacing w:line="266" w:lineRule="auto"/>
              <w:ind w:right="614"/>
              <w:jc w:val="center"/>
              <w:rPr>
                <w:ins w:id="553" w:author="Vinicius Silvestre" w:date="2026-09-19T13:11:00Z"/>
                <w:rFonts w:ascii="Arial" w:eastAsia="Times New Roman" w:hAnsi="Arial" w:cs="Arial"/>
                <w:sz w:val="24"/>
                <w:szCs w:val="24"/>
                <w:rPrChange w:id="554" w:author="Vinicius Silvestre" w:date="2026-09-19T13:15:00Z">
                  <w:rPr>
                    <w:ins w:id="555" w:author="Vinicius Silvestre" w:date="2026-09-19T13:11:00Z"/>
                    <w:rFonts w:ascii="Times New Roman" w:eastAsia="Times New Roman" w:hAnsi="Times New Roman" w:cs="Times New Roman"/>
                    <w:color w:val="212121"/>
                    <w:sz w:val="21"/>
                  </w:rPr>
                </w:rPrChange>
              </w:rPr>
              <w:pPrChange w:id="556" w:author="Vinicius Silvestre" w:date="2026-09-19T13:14:00Z">
                <w:pPr>
                  <w:spacing w:line="266" w:lineRule="auto"/>
                  <w:ind w:right="614"/>
                </w:pPr>
              </w:pPrChange>
            </w:pPr>
            <w:ins w:id="557" w:author="Vinicius Silvestre" w:date="2026-09-19T13:14:00Z">
              <w:r w:rsidRPr="00794BF0">
                <w:rPr>
                  <w:rFonts w:ascii="Arial" w:hAnsi="Arial" w:cs="Arial"/>
                  <w:sz w:val="24"/>
                  <w:szCs w:val="24"/>
                  <w:rPrChange w:id="558" w:author="Vinicius Silvestre" w:date="2026-09-19T13:15:00Z">
                    <w:rPr/>
                  </w:rPrChange>
                </w:rPr>
                <w:t>aprovacao</w:t>
              </w:r>
            </w:ins>
          </w:p>
        </w:tc>
      </w:tr>
    </w:tbl>
    <w:p w14:paraId="27A79513" w14:textId="77777777" w:rsidR="00794BF0" w:rsidRDefault="00794BF0" w:rsidP="00794BF0">
      <w:pPr>
        <w:spacing w:after="0" w:line="266" w:lineRule="auto"/>
        <w:ind w:right="614"/>
        <w:rPr>
          <w:ins w:id="559" w:author="Vinicius Silvestre" w:date="2026-09-19T13:11:00Z"/>
          <w:rFonts w:ascii="Times New Roman" w:eastAsia="Times New Roman" w:hAnsi="Times New Roman" w:cs="Times New Roman"/>
          <w:color w:val="212121"/>
          <w:sz w:val="21"/>
        </w:rPr>
      </w:pPr>
    </w:p>
    <w:p w14:paraId="630ED0E4" w14:textId="77777777" w:rsidR="00794BF0" w:rsidRPr="00794BF0" w:rsidRDefault="00794BF0">
      <w:pPr>
        <w:spacing w:after="0" w:line="266" w:lineRule="auto"/>
        <w:ind w:right="614"/>
        <w:rPr>
          <w:ins w:id="560" w:author="Vinicius Silvestre" w:date="2026-09-19T13:10:00Z"/>
          <w:rPrChange w:id="561" w:author="Vinicius Silvestre" w:date="2026-09-19T13:11:00Z">
            <w:rPr>
              <w:ins w:id="562" w:author="Vinicius Silvestre" w:date="2026-09-19T13:10:00Z"/>
              <w:rFonts w:ascii="Arial" w:hAnsi="Arial" w:cs="Arial"/>
              <w:sz w:val="24"/>
              <w:szCs w:val="24"/>
            </w:rPr>
          </w:rPrChange>
        </w:rPr>
        <w:pPrChange w:id="563" w:author="Vinicius Silvestre" w:date="2026-09-19T13:11:00Z">
          <w:pPr>
            <w:pStyle w:val="PargrafodaLista"/>
            <w:numPr>
              <w:numId w:val="3"/>
            </w:numPr>
            <w:ind w:left="820"/>
          </w:pPr>
        </w:pPrChange>
      </w:pPr>
    </w:p>
    <w:p w14:paraId="4A70B69C" w14:textId="77777777" w:rsidR="00794BF0" w:rsidRDefault="00794BF0">
      <w:pPr>
        <w:spacing w:after="0" w:line="266" w:lineRule="auto"/>
        <w:ind w:left="820" w:right="614"/>
        <w:rPr>
          <w:ins w:id="564" w:author="Vinicius Silvestre" w:date="2026-09-19T13:10:00Z"/>
        </w:rPr>
        <w:pPrChange w:id="565" w:author="Vinicius Silvestre" w:date="2026-09-19T13:11:00Z">
          <w:pPr>
            <w:numPr>
              <w:numId w:val="3"/>
            </w:numPr>
            <w:spacing w:after="0" w:line="266" w:lineRule="auto"/>
            <w:ind w:left="820" w:right="614" w:hanging="348"/>
          </w:pPr>
        </w:pPrChange>
      </w:pPr>
    </w:p>
    <w:p w14:paraId="611A5B35" w14:textId="77777777" w:rsidR="00794BF0" w:rsidRDefault="00794BF0" w:rsidP="00794BF0">
      <w:pPr>
        <w:spacing w:after="19"/>
        <w:ind w:left="482" w:hanging="10"/>
        <w:rPr>
          <w:ins w:id="566" w:author="Vinicius Silvestre" w:date="2026-09-19T13:15:00Z"/>
        </w:rPr>
      </w:pPr>
      <w:ins w:id="567" w:author="Vinicius Silvestre" w:date="2026-09-19T13:15:00Z">
        <w:r>
          <w:rPr>
            <w:rFonts w:ascii="Times New Roman" w:eastAsia="Times New Roman" w:hAnsi="Times New Roman" w:cs="Times New Roman"/>
            <w:color w:val="B5111A"/>
            <w:sz w:val="31"/>
          </w:rPr>
          <w:t>DESAFIO 4 - Refatoração da Autenticação:</w:t>
        </w:r>
        <w:r>
          <w:rPr>
            <w:rFonts w:ascii="Times New Roman" w:eastAsia="Times New Roman" w:hAnsi="Times New Roman" w:cs="Times New Roman"/>
            <w:sz w:val="31"/>
          </w:rPr>
          <w:t xml:space="preserve"> </w:t>
        </w:r>
      </w:ins>
    </w:p>
    <w:p w14:paraId="4B29E69B" w14:textId="77777777" w:rsidR="00794BF0" w:rsidRDefault="00794BF0" w:rsidP="00794BF0">
      <w:pPr>
        <w:spacing w:after="1" w:line="258" w:lineRule="auto"/>
        <w:ind w:left="482" w:right="694" w:hanging="10"/>
        <w:rPr>
          <w:ins w:id="568" w:author="Vinicius Silvestre" w:date="2026-09-19T13:15:00Z"/>
        </w:rPr>
      </w:pPr>
      <w:ins w:id="569" w:author="Vinicius Silvestre" w:date="2026-09-19T13:15:00Z">
        <w:r>
          <w:rPr>
            <w:rFonts w:ascii="Times New Roman" w:eastAsia="Times New Roman" w:hAnsi="Times New Roman" w:cs="Times New Roman"/>
            <w:sz w:val="21"/>
          </w:rPr>
          <w:t xml:space="preserve">Crie uma função responsável pela autenticação. Estrutura sugerida: </w:t>
        </w:r>
      </w:ins>
    </w:p>
    <w:p w14:paraId="2180A6CC" w14:textId="77777777" w:rsidR="00794BF0" w:rsidRDefault="00794BF0" w:rsidP="00794BF0">
      <w:pPr>
        <w:spacing w:after="0"/>
        <w:rPr>
          <w:ins w:id="570" w:author="Vinicius Silvestre" w:date="2026-09-19T13:15:00Z"/>
        </w:rPr>
      </w:pPr>
      <w:ins w:id="571" w:author="Vinicius Silvestre" w:date="2026-09-19T13:15:00Z">
        <w:r>
          <w:rPr>
            <w:rFonts w:ascii="Times New Roman" w:eastAsia="Times New Roman" w:hAnsi="Times New Roman" w:cs="Times New Roman"/>
            <w:sz w:val="8"/>
          </w:rPr>
          <w:t xml:space="preserve"> </w:t>
        </w:r>
      </w:ins>
    </w:p>
    <w:tbl>
      <w:tblPr>
        <w:tblStyle w:val="TableGrid"/>
        <w:tblW w:w="9809" w:type="dxa"/>
        <w:tblInd w:w="487" w:type="dxa"/>
        <w:tblCellMar>
          <w:top w:w="135" w:type="dxa"/>
          <w:left w:w="317" w:type="dxa"/>
          <w:right w:w="115" w:type="dxa"/>
        </w:tblCellMar>
        <w:tblLook w:val="04A0" w:firstRow="1" w:lastRow="0" w:firstColumn="1" w:lastColumn="0" w:noHBand="0" w:noVBand="1"/>
      </w:tblPr>
      <w:tblGrid>
        <w:gridCol w:w="9809"/>
      </w:tblGrid>
      <w:tr w:rsidR="00794BF0" w14:paraId="362B82EA" w14:textId="77777777" w:rsidTr="00895787">
        <w:trPr>
          <w:trHeight w:val="650"/>
          <w:ins w:id="572" w:author="Vinicius Silvestre" w:date="2026-09-19T13:15:00Z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F8B9575" w14:textId="77777777" w:rsidR="00794BF0" w:rsidRDefault="00794BF0" w:rsidP="00895787">
            <w:pPr>
              <w:rPr>
                <w:ins w:id="573" w:author="Vinicius Silvestre" w:date="2026-09-19T13:15:00Z"/>
              </w:rPr>
            </w:pPr>
            <w:proofErr w:type="spellStart"/>
            <w:ins w:id="574" w:author="Vinicius Silvestre" w:date="2026-09-19T13:15:00Z"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def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 xml:space="preserve"> </w:t>
              </w:r>
              <w:proofErr w:type="gramStart"/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autenticar(</w:t>
              </w:r>
              <w:proofErr w:type="gramEnd"/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):</w:t>
              </w:r>
              <w:r>
                <w:rPr>
                  <w:rFonts w:ascii="Times New Roman" w:eastAsia="Times New Roman" w:hAnsi="Times New Roman" w:cs="Times New Roman"/>
                  <w:sz w:val="19"/>
                </w:rPr>
                <w:t xml:space="preserve"> </w:t>
              </w:r>
            </w:ins>
          </w:p>
          <w:p w14:paraId="08F18FEF" w14:textId="77777777" w:rsidR="00794BF0" w:rsidRDefault="00794BF0" w:rsidP="00895787">
            <w:pPr>
              <w:ind w:left="430"/>
              <w:rPr>
                <w:ins w:id="575" w:author="Vinicius Silvestre" w:date="2026-09-19T13:15:00Z"/>
              </w:rPr>
            </w:pPr>
            <w:ins w:id="576" w:author="Vinicius Silvestre" w:date="2026-09-19T13:15:00Z"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# código desenvolvido pela dupla</w:t>
              </w:r>
              <w:r>
                <w:rPr>
                  <w:rFonts w:ascii="Times New Roman" w:eastAsia="Times New Roman" w:hAnsi="Times New Roman" w:cs="Times New Roman"/>
                  <w:sz w:val="19"/>
                </w:rPr>
                <w:t xml:space="preserve"> </w:t>
              </w:r>
            </w:ins>
          </w:p>
        </w:tc>
      </w:tr>
    </w:tbl>
    <w:p w14:paraId="3E4A2299" w14:textId="77777777" w:rsidR="00794BF0" w:rsidRDefault="00794BF0" w:rsidP="00794BF0">
      <w:pPr>
        <w:spacing w:after="11"/>
        <w:rPr>
          <w:ins w:id="577" w:author="Vinicius Silvestre" w:date="2026-09-19T13:15:00Z"/>
        </w:rPr>
      </w:pPr>
      <w:ins w:id="578" w:author="Vinicius Silvestre" w:date="2026-09-19T13:15:00Z"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3D1E2E62" w14:textId="77777777" w:rsidR="00794BF0" w:rsidRDefault="00794BF0" w:rsidP="00794BF0">
      <w:pPr>
        <w:numPr>
          <w:ilvl w:val="0"/>
          <w:numId w:val="4"/>
        </w:numPr>
        <w:spacing w:after="33" w:line="266" w:lineRule="auto"/>
        <w:ind w:left="822" w:right="614" w:hanging="350"/>
        <w:rPr>
          <w:ins w:id="579" w:author="Vinicius Silvestre" w:date="2026-09-19T13:15:00Z"/>
        </w:rPr>
      </w:pPr>
      <w:ins w:id="580" w:author="Vinicius Silvestre" w:date="2026-09-19T13:15:00Z">
        <w:r>
          <w:rPr>
            <w:rFonts w:ascii="Times New Roman" w:eastAsia="Times New Roman" w:hAnsi="Times New Roman" w:cs="Times New Roman"/>
            <w:color w:val="212121"/>
            <w:sz w:val="21"/>
          </w:rPr>
          <w:t>solicitar login e senha;</w:t>
        </w:r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49E64788" w14:textId="77777777" w:rsidR="00794BF0" w:rsidRDefault="00794BF0" w:rsidP="00794BF0">
      <w:pPr>
        <w:numPr>
          <w:ilvl w:val="0"/>
          <w:numId w:val="4"/>
        </w:numPr>
        <w:spacing w:after="33" w:line="266" w:lineRule="auto"/>
        <w:ind w:left="822" w:right="614" w:hanging="350"/>
        <w:rPr>
          <w:ins w:id="581" w:author="Vinicius Silvestre" w:date="2026-09-19T13:15:00Z"/>
        </w:rPr>
      </w:pPr>
      <w:ins w:id="582" w:author="Vinicius Silvestre" w:date="2026-09-19T13:15:00Z">
        <w:r>
          <w:rPr>
            <w:rFonts w:ascii="Times New Roman" w:eastAsia="Times New Roman" w:hAnsi="Times New Roman" w:cs="Times New Roman"/>
            <w:color w:val="212121"/>
            <w:sz w:val="21"/>
          </w:rPr>
          <w:t>controlar no máximo 3 tentativas;</w:t>
        </w:r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225315C2" w14:textId="77777777" w:rsidR="00794BF0" w:rsidRDefault="00794BF0" w:rsidP="00794BF0">
      <w:pPr>
        <w:numPr>
          <w:ilvl w:val="0"/>
          <w:numId w:val="4"/>
        </w:numPr>
        <w:spacing w:after="33" w:line="266" w:lineRule="auto"/>
        <w:ind w:left="822" w:right="614" w:hanging="350"/>
        <w:rPr>
          <w:ins w:id="583" w:author="Vinicius Silvestre" w:date="2026-09-19T13:15:00Z"/>
        </w:rPr>
      </w:pPr>
      <w:ins w:id="584" w:author="Vinicius Silvestre" w:date="2026-09-19T13:15:00Z">
        <w:r>
          <w:rPr>
            <w:rFonts w:ascii="Times New Roman" w:eastAsia="Times New Roman" w:hAnsi="Times New Roman" w:cs="Times New Roman"/>
            <w:color w:val="212121"/>
            <w:sz w:val="21"/>
          </w:rPr>
          <w:t>validar as credenciais;</w:t>
        </w:r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687675C9" w14:textId="77777777" w:rsidR="00794BF0" w:rsidRDefault="00794BF0" w:rsidP="00794BF0">
      <w:pPr>
        <w:numPr>
          <w:ilvl w:val="0"/>
          <w:numId w:val="4"/>
        </w:numPr>
        <w:spacing w:after="33" w:line="266" w:lineRule="auto"/>
        <w:ind w:left="822" w:right="614" w:hanging="350"/>
        <w:rPr>
          <w:ins w:id="585" w:author="Vinicius Silvestre" w:date="2026-09-19T13:15:00Z"/>
        </w:rPr>
      </w:pPr>
      <w:ins w:id="586" w:author="Vinicius Silvestre" w:date="2026-09-19T13:15:00Z">
        <w:r>
          <w:rPr>
            <w:rFonts w:ascii="Times New Roman" w:eastAsia="Times New Roman" w:hAnsi="Times New Roman" w:cs="Times New Roman"/>
            <w:color w:val="212121"/>
            <w:sz w:val="21"/>
          </w:rPr>
          <w:t>retornar se o acesso foi permitido ou bloqueado;</w:t>
        </w:r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239196B5" w14:textId="77777777" w:rsidR="000977D8" w:rsidRDefault="00794BF0" w:rsidP="00794BF0">
      <w:pPr>
        <w:rPr>
          <w:ins w:id="587" w:author="Vinicius Silvestre" w:date="2026-09-19T13:16:00Z"/>
          <w:rFonts w:ascii="Times New Roman" w:eastAsia="Times New Roman" w:hAnsi="Times New Roman" w:cs="Times New Roman"/>
          <w:color w:val="212121"/>
          <w:sz w:val="21"/>
        </w:rPr>
      </w:pPr>
      <w:ins w:id="588" w:author="Vinicius Silvestre" w:date="2026-09-19T13:15:00Z">
        <w:r>
          <w:rPr>
            <w:rFonts w:ascii="Times New Roman" w:eastAsia="Times New Roman" w:hAnsi="Times New Roman" w:cs="Times New Roman"/>
            <w:color w:val="212121"/>
            <w:sz w:val="21"/>
          </w:rPr>
          <w:t>evitar que a regra de autenticação fique espalhada pelo programa.</w:t>
        </w:r>
      </w:ins>
    </w:p>
    <w:p w14:paraId="234F6CCE" w14:textId="77777777" w:rsidR="00794BF0" w:rsidRDefault="0052740E" w:rsidP="00794BF0">
      <w:pPr>
        <w:rPr>
          <w:ins w:id="589" w:author="Vinicius Silvestre" w:date="2026-09-19T13:21:00Z"/>
          <w:rFonts w:ascii="Arial" w:hAnsi="Arial" w:cs="Arial"/>
          <w:sz w:val="24"/>
          <w:szCs w:val="24"/>
        </w:rPr>
      </w:pPr>
      <w:ins w:id="590" w:author="Vinicius Silvestre" w:date="2026-09-19T13:21:00Z">
        <w:r w:rsidRPr="0052740E">
          <w:rPr>
            <w:rFonts w:ascii="Arial" w:hAnsi="Arial" w:cs="Arial"/>
            <w:noProof/>
            <w:sz w:val="24"/>
            <w:szCs w:val="24"/>
          </w:rPr>
          <w:drawing>
            <wp:inline distT="0" distB="0" distL="0" distR="0" wp14:anchorId="5D95D6EB" wp14:editId="5862DEAE">
              <wp:extent cx="2251881" cy="3620722"/>
              <wp:effectExtent l="0" t="0" r="0" b="0"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6084" cy="36435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90DE684" w14:textId="77777777" w:rsidR="0052740E" w:rsidRDefault="0052740E" w:rsidP="00794BF0">
      <w:pPr>
        <w:rPr>
          <w:ins w:id="591" w:author="Vinicius Silvestre" w:date="2026-09-19T13:21:00Z"/>
          <w:rFonts w:ascii="Arial" w:hAnsi="Arial" w:cs="Arial"/>
          <w:sz w:val="24"/>
          <w:szCs w:val="24"/>
        </w:rPr>
      </w:pPr>
    </w:p>
    <w:p w14:paraId="65511AF6" w14:textId="77777777" w:rsidR="0052740E" w:rsidRDefault="0052740E" w:rsidP="00794BF0">
      <w:pPr>
        <w:rPr>
          <w:ins w:id="592" w:author="Vinicius Silvestre" w:date="2026-09-19T13:21:00Z"/>
          <w:rFonts w:ascii="Arial" w:hAnsi="Arial" w:cs="Arial"/>
          <w:sz w:val="24"/>
          <w:szCs w:val="24"/>
        </w:rPr>
      </w:pPr>
    </w:p>
    <w:p w14:paraId="7384345E" w14:textId="77777777" w:rsidR="0052740E" w:rsidRDefault="0052740E" w:rsidP="0052740E">
      <w:pPr>
        <w:numPr>
          <w:ilvl w:val="0"/>
          <w:numId w:val="5"/>
        </w:numPr>
        <w:spacing w:after="19"/>
        <w:ind w:hanging="310"/>
        <w:rPr>
          <w:ins w:id="593" w:author="Vinicius Silvestre" w:date="2026-09-19T13:21:00Z"/>
        </w:rPr>
      </w:pPr>
      <w:ins w:id="594" w:author="Vinicius Silvestre" w:date="2026-09-19T13:21:00Z">
        <w:r>
          <w:rPr>
            <w:rFonts w:ascii="Times New Roman" w:eastAsia="Times New Roman" w:hAnsi="Times New Roman" w:cs="Times New Roman"/>
            <w:color w:val="B5111A"/>
            <w:sz w:val="31"/>
          </w:rPr>
          <w:lastRenderedPageBreak/>
          <w:t>DESAFIO 5 - Reutilização das Regras Comerciais:</w:t>
        </w:r>
        <w:r>
          <w:rPr>
            <w:rFonts w:ascii="Times New Roman" w:eastAsia="Times New Roman" w:hAnsi="Times New Roman" w:cs="Times New Roman"/>
            <w:sz w:val="31"/>
          </w:rPr>
          <w:t xml:space="preserve"> </w:t>
        </w:r>
      </w:ins>
    </w:p>
    <w:p w14:paraId="31D9F4A8" w14:textId="77777777" w:rsidR="0052740E" w:rsidRDefault="0052740E" w:rsidP="0052740E">
      <w:pPr>
        <w:spacing w:after="1" w:line="258" w:lineRule="auto"/>
        <w:ind w:left="482" w:right="694" w:hanging="10"/>
        <w:rPr>
          <w:ins w:id="595" w:author="Vinicius Silvestre" w:date="2026-09-19T13:21:00Z"/>
        </w:rPr>
      </w:pPr>
      <w:ins w:id="596" w:author="Vinicius Silvestre" w:date="2026-09-19T13:21:00Z">
        <w:r>
          <w:rPr>
            <w:rFonts w:ascii="Times New Roman" w:eastAsia="Times New Roman" w:hAnsi="Times New Roman" w:cs="Times New Roman"/>
            <w:sz w:val="21"/>
          </w:rPr>
          <w:t xml:space="preserve">Pedido e Renovação utilizam praticamente as mesmas regras. Crie uma única função reutilizável. </w:t>
        </w:r>
      </w:ins>
    </w:p>
    <w:p w14:paraId="118BAA46" w14:textId="77777777" w:rsidR="0052740E" w:rsidRDefault="0052740E" w:rsidP="0052740E">
      <w:pPr>
        <w:spacing w:after="0"/>
        <w:rPr>
          <w:ins w:id="597" w:author="Vinicius Silvestre" w:date="2026-09-19T13:21:00Z"/>
        </w:rPr>
      </w:pPr>
      <w:ins w:id="598" w:author="Vinicius Silvestre" w:date="2026-09-19T13:21:00Z">
        <w:r>
          <w:rPr>
            <w:rFonts w:ascii="Times New Roman" w:eastAsia="Times New Roman" w:hAnsi="Times New Roman" w:cs="Times New Roman"/>
            <w:sz w:val="8"/>
          </w:rPr>
          <w:t xml:space="preserve"> </w:t>
        </w:r>
      </w:ins>
    </w:p>
    <w:tbl>
      <w:tblPr>
        <w:tblStyle w:val="TableGrid"/>
        <w:tblW w:w="9809" w:type="dxa"/>
        <w:tblInd w:w="487" w:type="dxa"/>
        <w:tblCellMar>
          <w:left w:w="317" w:type="dxa"/>
          <w:right w:w="115" w:type="dxa"/>
        </w:tblCellMar>
        <w:tblLook w:val="04A0" w:firstRow="1" w:lastRow="0" w:firstColumn="1" w:lastColumn="0" w:noHBand="0" w:noVBand="1"/>
      </w:tblPr>
      <w:tblGrid>
        <w:gridCol w:w="9809"/>
      </w:tblGrid>
      <w:tr w:rsidR="0052740E" w14:paraId="7AD04855" w14:textId="77777777" w:rsidTr="00895787">
        <w:trPr>
          <w:trHeight w:val="653"/>
          <w:ins w:id="599" w:author="Vinicius Silvestre" w:date="2026-09-19T13:21:00Z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60FFFB8" w14:textId="77777777" w:rsidR="0052740E" w:rsidRDefault="0052740E" w:rsidP="00895787">
            <w:pPr>
              <w:rPr>
                <w:ins w:id="600" w:author="Vinicius Silvestre" w:date="2026-09-19T13:21:00Z"/>
              </w:rPr>
            </w:pPr>
            <w:proofErr w:type="spellStart"/>
            <w:ins w:id="601" w:author="Vinicius Silvestre" w:date="2026-09-19T13:21:00Z"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def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processar_</w:t>
              </w:r>
              <w:proofErr w:type="gramStart"/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operacao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(</w:t>
              </w:r>
              <w:proofErr w:type="gramEnd"/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 xml:space="preserve">tipo, valor): </w:t>
              </w:r>
            </w:ins>
          </w:p>
          <w:p w14:paraId="1ED209D7" w14:textId="77777777" w:rsidR="0052740E" w:rsidRDefault="0052740E" w:rsidP="00895787">
            <w:pPr>
              <w:ind w:left="430"/>
              <w:rPr>
                <w:ins w:id="602" w:author="Vinicius Silvestre" w:date="2026-09-19T13:21:00Z"/>
              </w:rPr>
            </w:pPr>
            <w:ins w:id="603" w:author="Vinicius Silvestre" w:date="2026-09-19T13:21:00Z">
              <w:r>
                <w:rPr>
                  <w:rFonts w:ascii="Times New Roman" w:eastAsia="Times New Roman" w:hAnsi="Times New Roman" w:cs="Times New Roman"/>
                  <w:color w:val="212121"/>
                  <w:sz w:val="19"/>
                </w:rPr>
                <w:t># código desenvolvido pela dupla</w:t>
              </w:r>
              <w:r>
                <w:rPr>
                  <w:rFonts w:ascii="Times New Roman" w:eastAsia="Times New Roman" w:hAnsi="Times New Roman" w:cs="Times New Roman"/>
                  <w:sz w:val="19"/>
                </w:rPr>
                <w:t xml:space="preserve"> </w:t>
              </w:r>
            </w:ins>
          </w:p>
        </w:tc>
      </w:tr>
    </w:tbl>
    <w:p w14:paraId="2373CCCE" w14:textId="77777777" w:rsidR="0052740E" w:rsidRDefault="0052740E" w:rsidP="0052740E">
      <w:pPr>
        <w:spacing w:after="0"/>
        <w:rPr>
          <w:ins w:id="604" w:author="Vinicius Silvestre" w:date="2026-09-19T13:21:00Z"/>
        </w:rPr>
      </w:pPr>
      <w:ins w:id="605" w:author="Vinicius Silvestre" w:date="2026-09-19T13:21:00Z">
        <w:r>
          <w:rPr>
            <w:rFonts w:ascii="Times New Roman" w:eastAsia="Times New Roman" w:hAnsi="Times New Roman" w:cs="Times New Roman"/>
            <w:sz w:val="19"/>
          </w:rPr>
          <w:t xml:space="preserve"> </w:t>
        </w:r>
      </w:ins>
    </w:p>
    <w:p w14:paraId="2C84D247" w14:textId="77777777" w:rsidR="0052740E" w:rsidRDefault="0052740E" w:rsidP="0052740E">
      <w:pPr>
        <w:spacing w:after="0"/>
        <w:ind w:left="497" w:hanging="10"/>
        <w:rPr>
          <w:ins w:id="606" w:author="Vinicius Silvestre" w:date="2026-09-19T13:21:00Z"/>
        </w:rPr>
      </w:pPr>
      <w:ins w:id="607" w:author="Vinicius Silvestre" w:date="2026-09-19T13:21:00Z">
        <w:r>
          <w:rPr>
            <w:rFonts w:ascii="Times New Roman" w:eastAsia="Times New Roman" w:hAnsi="Times New Roman" w:cs="Times New Roman"/>
            <w:color w:val="212121"/>
            <w:sz w:val="19"/>
          </w:rPr>
          <w:t>Valores zero, negativos e entradas não numéricas precisa ser criada uma função.</w:t>
        </w:r>
        <w:r>
          <w:rPr>
            <w:rFonts w:ascii="Times New Roman" w:eastAsia="Times New Roman" w:hAnsi="Times New Roman" w:cs="Times New Roman"/>
            <w:sz w:val="19"/>
          </w:rPr>
          <w:t xml:space="preserve"> </w:t>
        </w:r>
      </w:ins>
    </w:p>
    <w:p w14:paraId="7E83C6A8" w14:textId="77777777" w:rsidR="0052740E" w:rsidRDefault="0052740E" w:rsidP="0052740E">
      <w:pPr>
        <w:spacing w:after="0"/>
        <w:rPr>
          <w:ins w:id="608" w:author="Vinicius Silvestre" w:date="2026-09-19T13:21:00Z"/>
        </w:rPr>
      </w:pPr>
      <w:ins w:id="609" w:author="Vinicius Silvestre" w:date="2026-09-19T13:21:00Z">
        <w:r>
          <w:rPr>
            <w:rFonts w:ascii="Times New Roman" w:eastAsia="Times New Roman" w:hAnsi="Times New Roman" w:cs="Times New Roman"/>
            <w:sz w:val="8"/>
          </w:rPr>
          <w:t xml:space="preserve"> </w:t>
        </w:r>
      </w:ins>
    </w:p>
    <w:tbl>
      <w:tblPr>
        <w:tblStyle w:val="TableGrid"/>
        <w:tblW w:w="9809" w:type="dxa"/>
        <w:tblInd w:w="487" w:type="dxa"/>
        <w:tblCellMar>
          <w:left w:w="317" w:type="dxa"/>
          <w:right w:w="115" w:type="dxa"/>
        </w:tblCellMar>
        <w:tblLook w:val="04A0" w:firstRow="1" w:lastRow="0" w:firstColumn="1" w:lastColumn="0" w:noHBand="0" w:noVBand="1"/>
      </w:tblPr>
      <w:tblGrid>
        <w:gridCol w:w="9809"/>
      </w:tblGrid>
      <w:tr w:rsidR="0052740E" w14:paraId="3A5F7F00" w14:textId="77777777" w:rsidTr="00895787">
        <w:trPr>
          <w:trHeight w:val="650"/>
          <w:ins w:id="610" w:author="Vinicius Silvestre" w:date="2026-09-19T13:21:00Z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0690535" w14:textId="77777777" w:rsidR="0052740E" w:rsidRDefault="0052740E" w:rsidP="00895787">
            <w:pPr>
              <w:rPr>
                <w:ins w:id="611" w:author="Vinicius Silvestre" w:date="2026-09-19T13:21:00Z"/>
              </w:rPr>
            </w:pPr>
            <w:proofErr w:type="spellStart"/>
            <w:ins w:id="612" w:author="Vinicius Silvestre" w:date="2026-09-19T13:21:00Z">
              <w:r>
                <w:rPr>
                  <w:rFonts w:ascii="Times New Roman" w:eastAsia="Times New Roman" w:hAnsi="Times New Roman" w:cs="Times New Roman"/>
                  <w:sz w:val="19"/>
                </w:rPr>
                <w:t>def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19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19"/>
                </w:rPr>
                <w:t>ler_valor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19"/>
                </w:rPr>
                <w:t xml:space="preserve">(tipo): </w:t>
              </w:r>
            </w:ins>
          </w:p>
          <w:p w14:paraId="77F98490" w14:textId="77777777" w:rsidR="0052740E" w:rsidRDefault="0052740E" w:rsidP="00895787">
            <w:pPr>
              <w:ind w:left="430"/>
              <w:rPr>
                <w:ins w:id="613" w:author="Vinicius Silvestre" w:date="2026-09-19T13:21:00Z"/>
              </w:rPr>
            </w:pPr>
            <w:ins w:id="614" w:author="Vinicius Silvestre" w:date="2026-09-19T13:21:00Z">
              <w:r>
                <w:rPr>
                  <w:rFonts w:ascii="Times New Roman" w:eastAsia="Times New Roman" w:hAnsi="Times New Roman" w:cs="Times New Roman"/>
                  <w:sz w:val="19"/>
                </w:rPr>
                <w:t xml:space="preserve"># código desenvolvido pela dupla </w:t>
              </w:r>
            </w:ins>
          </w:p>
        </w:tc>
      </w:tr>
    </w:tbl>
    <w:p w14:paraId="7C97F20C" w14:textId="77777777" w:rsidR="0052740E" w:rsidRDefault="0052740E" w:rsidP="0052740E">
      <w:pPr>
        <w:spacing w:after="0"/>
        <w:rPr>
          <w:ins w:id="615" w:author="Vinicius Silvestre" w:date="2026-09-19T13:21:00Z"/>
        </w:rPr>
      </w:pPr>
      <w:ins w:id="616" w:author="Vinicius Silvestre" w:date="2026-09-19T13:21:00Z"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6C2DA866" w14:textId="77777777" w:rsidR="0052740E" w:rsidRDefault="0052740E" w:rsidP="0052740E">
      <w:pPr>
        <w:spacing w:after="287" w:line="266" w:lineRule="auto"/>
        <w:ind w:left="482" w:right="614" w:hanging="10"/>
        <w:rPr>
          <w:ins w:id="617" w:author="Vinicius Silvestre" w:date="2026-09-19T13:21:00Z"/>
        </w:rPr>
      </w:pPr>
      <w:ins w:id="618" w:author="Vinicius Silvestre" w:date="2026-09-19T13:21:00Z">
        <w:r>
          <w:rPr>
            <w:rFonts w:ascii="Times New Roman" w:eastAsia="Times New Roman" w:hAnsi="Times New Roman" w:cs="Times New Roman"/>
            <w:color w:val="B5111A"/>
            <w:sz w:val="21"/>
          </w:rPr>
          <w:t xml:space="preserve">Não crie duas funções com a mesma lógica. </w:t>
        </w:r>
        <w:r>
          <w:rPr>
            <w:rFonts w:ascii="Times New Roman" w:eastAsia="Times New Roman" w:hAnsi="Times New Roman" w:cs="Times New Roman"/>
            <w:color w:val="212121"/>
            <w:sz w:val="21"/>
          </w:rPr>
          <w:t>O objetivo é eliminar a duplicidade e centralizar as regras comerciais.</w:t>
        </w:r>
        <w:r>
          <w:rPr>
            <w:rFonts w:ascii="Times New Roman" w:eastAsia="Times New Roman" w:hAnsi="Times New Roman" w:cs="Times New Roman"/>
            <w:sz w:val="21"/>
          </w:rPr>
          <w:t xml:space="preserve"> </w:t>
        </w:r>
      </w:ins>
    </w:p>
    <w:p w14:paraId="2EA23C94" w14:textId="77777777" w:rsidR="0052740E" w:rsidRPr="00BA5A51" w:rsidRDefault="0052740E">
      <w:pPr>
        <w:rPr>
          <w:rFonts w:ascii="Arial" w:hAnsi="Arial" w:cs="Arial"/>
          <w:sz w:val="24"/>
          <w:szCs w:val="24"/>
        </w:rPr>
      </w:pPr>
    </w:p>
    <w:sectPr w:rsidR="0052740E" w:rsidRPr="00BA5A51" w:rsidSect="0064428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F3FA0"/>
    <w:multiLevelType w:val="hybridMultilevel"/>
    <w:tmpl w:val="32ECEABE"/>
    <w:lvl w:ilvl="0" w:tplc="12ACA512">
      <w:start w:val="1"/>
      <w:numFmt w:val="bullet"/>
      <w:lvlText w:val="•"/>
      <w:lvlJc w:val="left"/>
      <w:pPr>
        <w:ind w:left="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51A04C6">
      <w:start w:val="1"/>
      <w:numFmt w:val="bullet"/>
      <w:lvlText w:val="o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132E2F8">
      <w:start w:val="1"/>
      <w:numFmt w:val="bullet"/>
      <w:lvlText w:val="▪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F3C8278">
      <w:start w:val="1"/>
      <w:numFmt w:val="bullet"/>
      <w:lvlText w:val="•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4607C56">
      <w:start w:val="1"/>
      <w:numFmt w:val="bullet"/>
      <w:lvlText w:val="o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6EC966E">
      <w:start w:val="1"/>
      <w:numFmt w:val="bullet"/>
      <w:lvlText w:val="▪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ACE48C">
      <w:start w:val="1"/>
      <w:numFmt w:val="bullet"/>
      <w:lvlText w:val="•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E3A2D36">
      <w:start w:val="1"/>
      <w:numFmt w:val="bullet"/>
      <w:lvlText w:val="o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07847B8">
      <w:start w:val="1"/>
      <w:numFmt w:val="bullet"/>
      <w:lvlText w:val="▪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1B5A8C"/>
    <w:multiLevelType w:val="hybridMultilevel"/>
    <w:tmpl w:val="C6F67DA2"/>
    <w:lvl w:ilvl="0" w:tplc="45727710">
      <w:start w:val="1"/>
      <w:numFmt w:val="bullet"/>
      <w:lvlText w:val="•"/>
      <w:lvlJc w:val="left"/>
      <w:pPr>
        <w:ind w:left="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438A296">
      <w:start w:val="1"/>
      <w:numFmt w:val="bullet"/>
      <w:lvlText w:val="o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D2CD6C">
      <w:start w:val="1"/>
      <w:numFmt w:val="bullet"/>
      <w:lvlText w:val="▪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5C4529A">
      <w:start w:val="1"/>
      <w:numFmt w:val="bullet"/>
      <w:lvlText w:val="•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B600E4">
      <w:start w:val="1"/>
      <w:numFmt w:val="bullet"/>
      <w:lvlText w:val="o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A3240F8">
      <w:start w:val="1"/>
      <w:numFmt w:val="bullet"/>
      <w:lvlText w:val="▪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6F2EF8E">
      <w:start w:val="1"/>
      <w:numFmt w:val="bullet"/>
      <w:lvlText w:val="•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BC982A">
      <w:start w:val="1"/>
      <w:numFmt w:val="bullet"/>
      <w:lvlText w:val="o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8888E5C">
      <w:start w:val="1"/>
      <w:numFmt w:val="bullet"/>
      <w:lvlText w:val="▪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775BFF"/>
    <w:multiLevelType w:val="hybridMultilevel"/>
    <w:tmpl w:val="FC18EA64"/>
    <w:lvl w:ilvl="0" w:tplc="7B92F7C2">
      <w:start w:val="1"/>
      <w:numFmt w:val="decimal"/>
      <w:lvlText w:val="%1."/>
      <w:lvlJc w:val="left"/>
      <w:pPr>
        <w:ind w:left="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9E273E6">
      <w:start w:val="1"/>
      <w:numFmt w:val="lowerLetter"/>
      <w:lvlText w:val="%2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5384B0E">
      <w:start w:val="1"/>
      <w:numFmt w:val="lowerRoman"/>
      <w:lvlText w:val="%3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028382">
      <w:start w:val="1"/>
      <w:numFmt w:val="decimal"/>
      <w:lvlText w:val="%4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AFC0A20">
      <w:start w:val="1"/>
      <w:numFmt w:val="lowerLetter"/>
      <w:lvlText w:val="%5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85C53E2">
      <w:start w:val="1"/>
      <w:numFmt w:val="lowerRoman"/>
      <w:lvlText w:val="%6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1E0CD74">
      <w:start w:val="1"/>
      <w:numFmt w:val="decimal"/>
      <w:lvlText w:val="%7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7C22040">
      <w:start w:val="1"/>
      <w:numFmt w:val="lowerLetter"/>
      <w:lvlText w:val="%8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04E6740">
      <w:start w:val="1"/>
      <w:numFmt w:val="lowerRoman"/>
      <w:lvlText w:val="%9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875383"/>
    <w:multiLevelType w:val="hybridMultilevel"/>
    <w:tmpl w:val="41828908"/>
    <w:lvl w:ilvl="0" w:tplc="5BB21E5C">
      <w:start w:val="8"/>
      <w:numFmt w:val="decimal"/>
      <w:lvlText w:val="%1.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F7DC3CF4">
      <w:start w:val="1"/>
      <w:numFmt w:val="lowerLetter"/>
      <w:lvlText w:val="%2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D12ADEDC">
      <w:start w:val="1"/>
      <w:numFmt w:val="lowerRoman"/>
      <w:lvlText w:val="%3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177EB6F4">
      <w:start w:val="1"/>
      <w:numFmt w:val="decimal"/>
      <w:lvlText w:val="%4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6240C4A8">
      <w:start w:val="1"/>
      <w:numFmt w:val="lowerLetter"/>
      <w:lvlText w:val="%5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D284A540">
      <w:start w:val="1"/>
      <w:numFmt w:val="lowerRoman"/>
      <w:lvlText w:val="%6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25FCC198">
      <w:start w:val="1"/>
      <w:numFmt w:val="decimal"/>
      <w:lvlText w:val="%7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76B0BB9E">
      <w:start w:val="1"/>
      <w:numFmt w:val="lowerLetter"/>
      <w:lvlText w:val="%8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2D685E52">
      <w:start w:val="1"/>
      <w:numFmt w:val="lowerRoman"/>
      <w:lvlText w:val="%9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B5111A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2B538E"/>
    <w:multiLevelType w:val="hybridMultilevel"/>
    <w:tmpl w:val="89DE9042"/>
    <w:lvl w:ilvl="0" w:tplc="C5967EC6">
      <w:start w:val="1"/>
      <w:numFmt w:val="bullet"/>
      <w:lvlText w:val="•"/>
      <w:lvlJc w:val="left"/>
      <w:pPr>
        <w:ind w:left="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3B2E082">
      <w:start w:val="1"/>
      <w:numFmt w:val="bullet"/>
      <w:lvlText w:val="o"/>
      <w:lvlJc w:val="left"/>
      <w:pPr>
        <w:ind w:left="1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A6D992">
      <w:start w:val="1"/>
      <w:numFmt w:val="bullet"/>
      <w:lvlText w:val="▪"/>
      <w:lvlJc w:val="left"/>
      <w:pPr>
        <w:ind w:left="2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09C6C0C">
      <w:start w:val="1"/>
      <w:numFmt w:val="bullet"/>
      <w:lvlText w:val="•"/>
      <w:lvlJc w:val="left"/>
      <w:pPr>
        <w:ind w:left="3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6C0616">
      <w:start w:val="1"/>
      <w:numFmt w:val="bullet"/>
      <w:lvlText w:val="o"/>
      <w:lvlJc w:val="left"/>
      <w:pPr>
        <w:ind w:left="3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9ECF120">
      <w:start w:val="1"/>
      <w:numFmt w:val="bullet"/>
      <w:lvlText w:val="▪"/>
      <w:lvlJc w:val="left"/>
      <w:pPr>
        <w:ind w:left="4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6CAC40">
      <w:start w:val="1"/>
      <w:numFmt w:val="bullet"/>
      <w:lvlText w:val="•"/>
      <w:lvlJc w:val="left"/>
      <w:pPr>
        <w:ind w:left="5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F7CECF2">
      <w:start w:val="1"/>
      <w:numFmt w:val="bullet"/>
      <w:lvlText w:val="o"/>
      <w:lvlJc w:val="left"/>
      <w:pPr>
        <w:ind w:left="5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33476CE">
      <w:start w:val="1"/>
      <w:numFmt w:val="bullet"/>
      <w:lvlText w:val="▪"/>
      <w:lvlJc w:val="left"/>
      <w:pPr>
        <w:ind w:left="6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6229369">
    <w:abstractNumId w:val="4"/>
  </w:num>
  <w:num w:numId="2" w16cid:durableId="1920938351">
    <w:abstractNumId w:val="0"/>
  </w:num>
  <w:num w:numId="3" w16cid:durableId="782651029">
    <w:abstractNumId w:val="2"/>
  </w:num>
  <w:num w:numId="4" w16cid:durableId="351760187">
    <w:abstractNumId w:val="1"/>
  </w:num>
  <w:num w:numId="5" w16cid:durableId="86482849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b3136">
    <w15:presenceInfo w15:providerId="None" w15:userId="lab3136"/>
  </w15:person>
  <w15:person w15:author="Vinicius Silvestre">
    <w15:presenceInfo w15:providerId="Windows Live" w15:userId="ca4d39b06eff3d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trackRevision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51"/>
    <w:rsid w:val="000977D8"/>
    <w:rsid w:val="000C3A36"/>
    <w:rsid w:val="001638A7"/>
    <w:rsid w:val="00166CC1"/>
    <w:rsid w:val="0052740E"/>
    <w:rsid w:val="0064428C"/>
    <w:rsid w:val="00690D0C"/>
    <w:rsid w:val="00794BF0"/>
    <w:rsid w:val="00B31830"/>
    <w:rsid w:val="00BA5A51"/>
    <w:rsid w:val="00CC5B15"/>
    <w:rsid w:val="00D85862"/>
    <w:rsid w:val="00F8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8659"/>
  <w15:chartTrackingRefBased/>
  <w15:docId w15:val="{6A7397EB-5FFB-4332-A6DE-CC660AD6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51"/>
  </w:style>
  <w:style w:type="paragraph" w:styleId="Ttulo1">
    <w:name w:val="heading 1"/>
    <w:basedOn w:val="Normal"/>
    <w:next w:val="Normal"/>
    <w:link w:val="Ttulo1Char"/>
    <w:uiPriority w:val="9"/>
    <w:qFormat/>
    <w:rsid w:val="00BA5A5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5A5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5A5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5A5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5A5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5A5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5A5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5A5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5A5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5A5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5A5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5A5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5A51"/>
    <w:rPr>
      <w:rFonts w:asciiTheme="majorHAnsi" w:eastAsiaTheme="majorEastAsia" w:hAnsiTheme="majorHAnsi" w:cstheme="majorBidi"/>
      <w:cap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5A51"/>
    <w:rPr>
      <w:rFonts w:asciiTheme="majorHAnsi" w:eastAsiaTheme="majorEastAsia" w:hAnsiTheme="majorHAnsi" w:cstheme="majorBidi"/>
      <w:i/>
      <w:iCs/>
      <w:caps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5A5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5A5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5A5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5A5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A5A51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BA5A5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BA5A5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5A5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5A5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Forte">
    <w:name w:val="Strong"/>
    <w:basedOn w:val="Fontepargpadro"/>
    <w:uiPriority w:val="22"/>
    <w:qFormat/>
    <w:rsid w:val="00BA5A51"/>
    <w:rPr>
      <w:b/>
      <w:bCs/>
    </w:rPr>
  </w:style>
  <w:style w:type="character" w:styleId="nfase">
    <w:name w:val="Emphasis"/>
    <w:basedOn w:val="Fontepargpadro"/>
    <w:uiPriority w:val="20"/>
    <w:qFormat/>
    <w:rsid w:val="00BA5A51"/>
    <w:rPr>
      <w:i/>
      <w:iCs/>
    </w:rPr>
  </w:style>
  <w:style w:type="paragraph" w:styleId="SemEspaamento">
    <w:name w:val="No Spacing"/>
    <w:uiPriority w:val="1"/>
    <w:qFormat/>
    <w:rsid w:val="00BA5A51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A5A5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oChar">
    <w:name w:val="Citação Char"/>
    <w:basedOn w:val="Fontepargpadro"/>
    <w:link w:val="Citao"/>
    <w:uiPriority w:val="29"/>
    <w:rsid w:val="00BA5A51"/>
    <w:rPr>
      <w:rFonts w:asciiTheme="majorHAnsi" w:eastAsiaTheme="majorEastAsia" w:hAnsiTheme="majorHAnsi" w:cstheme="majorBidi"/>
      <w:sz w:val="25"/>
      <w:szCs w:val="25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5A5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5A51"/>
    <w:rPr>
      <w:color w:val="404040" w:themeColor="text1" w:themeTint="BF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BA5A51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A5A51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A5A51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BA5A51"/>
    <w:rPr>
      <w:b/>
      <w:bCs/>
      <w:caps w:val="0"/>
      <w:smallCaps/>
      <w:color w:val="auto"/>
      <w:spacing w:val="3"/>
      <w:u w:val="single"/>
    </w:rPr>
  </w:style>
  <w:style w:type="character" w:styleId="TtulodoLivro">
    <w:name w:val="Book Title"/>
    <w:basedOn w:val="Fontepargpadro"/>
    <w:uiPriority w:val="33"/>
    <w:qFormat/>
    <w:rsid w:val="00BA5A51"/>
    <w:rPr>
      <w:b/>
      <w:bCs/>
      <w:smallCaps/>
      <w:spacing w:val="7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A5A51"/>
    <w:pPr>
      <w:outlineLvl w:val="9"/>
    </w:pPr>
  </w:style>
  <w:style w:type="table" w:customStyle="1" w:styleId="TableGrid">
    <w:name w:val="TableGrid"/>
    <w:rsid w:val="0064428C"/>
    <w:pPr>
      <w:spacing w:after="0" w:line="240" w:lineRule="auto"/>
    </w:pPr>
    <w:rPr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digoHTML">
    <w:name w:val="HTML Code"/>
    <w:basedOn w:val="Fontepargpadro"/>
    <w:uiPriority w:val="99"/>
    <w:semiHidden/>
    <w:unhideWhenUsed/>
    <w:rsid w:val="0064428C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644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977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77D8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CC5B15"/>
    <w:pPr>
      <w:ind w:left="720"/>
      <w:contextualSpacing/>
    </w:pPr>
  </w:style>
  <w:style w:type="paragraph" w:styleId="Reviso">
    <w:name w:val="Revision"/>
    <w:hidden/>
    <w:uiPriority w:val="99"/>
    <w:semiHidden/>
    <w:rsid w:val="00D858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11/relationships/people" Target="peop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9.jpeg"/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Orgânico">
  <a:themeElements>
    <a:clrScheme name="Orgânico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ânico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ânico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0C079-94B0-46D6-B743-1B0866A5A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761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Silvestre</dc:creator>
  <cp:keywords/>
  <dc:description/>
  <cp:lastModifiedBy>lab3136</cp:lastModifiedBy>
  <cp:revision>2</cp:revision>
  <dcterms:created xsi:type="dcterms:W3CDTF">2026-09-23T18:31:00Z</dcterms:created>
  <dcterms:modified xsi:type="dcterms:W3CDTF">2026-09-23T18:31:00Z</dcterms:modified>
</cp:coreProperties>
</file>